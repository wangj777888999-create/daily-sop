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01901">
      <w:pPr>
        <w:pageBreakBefore w:val="0"/>
        <w:widowControl/>
        <w:kinsoku/>
        <w:wordWrap/>
        <w:overflowPunct/>
        <w:topLinePunct w:val="0"/>
        <w:autoSpaceDE w:val="0"/>
        <w:autoSpaceDN w:val="0"/>
        <w:bidi w:val="0"/>
        <w:adjustRightInd w:val="0"/>
        <w:textAlignment w:val="baseline"/>
        <w:rPr>
          <w:rFonts w:hint="eastAsia" w:eastAsia="宋体"/>
          <w:lang w:val="en-US" w:eastAsia="zh-CN"/>
        </w:rPr>
      </w:pPr>
      <w:r>
        <w:drawing>
          <wp:anchor distT="0" distB="0" distL="114300" distR="114300" simplePos="0" relativeHeight="251664384"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2"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8" descr="LOGO定稿_画板 1 副本 2"/>
                    <pic:cNvPicPr>
                      <a:picLocks noChangeAspect="1"/>
                    </pic:cNvPicPr>
                  </pic:nvPicPr>
                  <pic:blipFill>
                    <a:blip r:embed="rId18"/>
                    <a:srcRect l="20134" t="30659" r="17435" b="35739"/>
                    <a:stretch>
                      <a:fillRect/>
                    </a:stretch>
                  </pic:blipFill>
                  <pic:spPr>
                    <a:xfrm>
                      <a:off x="0" y="0"/>
                      <a:ext cx="2408555" cy="713105"/>
                    </a:xfrm>
                    <a:prstGeom prst="rect">
                      <a:avLst/>
                    </a:prstGeom>
                    <a:noFill/>
                    <a:ln>
                      <a:noFill/>
                    </a:ln>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a:effectLst/>
                      </wps:spPr>
                      <wps:txbx>
                        <w:txbxContent>
                          <w:p w14:paraId="14AA703A">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2336;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MuSfC2wAAAAoBAAAPAAAAAAAAAAEAIAAA&#10;ACIAAABkcnMvZG93bnJldi54bWxQSwECFAAUAAAACACHTuJAHA1vKkICAAB5BAAADgAAAAAAAAAB&#10;ACAAAAAqAQAAZHJzL2Uyb0RvYy54bWxQSwUGAAAAAAYABgBZAQAA3gUAAAAA&#10;">
                <v:fill on="f" focussize="0,0"/>
                <v:stroke on="f" weight="0.5pt"/>
                <v:imagedata o:title=""/>
                <o:lock v:ext="edit" aspectratio="f"/>
                <v:textbox>
                  <w:txbxContent>
                    <w:p w14:paraId="14AA703A">
                      <w:pPr>
                        <w:rPr>
                          <w:rFonts w:hint="default"/>
                          <w:spacing w:val="57"/>
                          <w:sz w:val="21"/>
                          <w:lang w:val="en-US" w:eastAsia="zh-CN"/>
                        </w:rPr>
                      </w:pPr>
                    </w:p>
                  </w:txbxContent>
                </v:textbox>
              </v:shape>
            </w:pict>
          </mc:Fallback>
        </mc:AlternateContent>
      </w:r>
      <w:r>
        <w:drawing>
          <wp:anchor distT="0" distB="0" distL="114300" distR="114300" simplePos="0" relativeHeight="25165926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7"/>
                    <pic:cNvPicPr>
                      <a:picLocks noChangeAspect="1"/>
                    </pic:cNvPicPr>
                  </pic:nvPicPr>
                  <pic:blipFill>
                    <a:blip r:embed="rId19"/>
                    <a:stretch>
                      <a:fillRect/>
                    </a:stretch>
                  </pic:blipFill>
                  <pic:spPr>
                    <a:xfrm>
                      <a:off x="0" y="0"/>
                      <a:ext cx="7665720" cy="10866120"/>
                    </a:xfrm>
                    <a:prstGeom prst="rect">
                      <a:avLst/>
                    </a:prstGeom>
                    <a:noFill/>
                    <a:ln>
                      <a:noFill/>
                    </a:ln>
                  </pic:spPr>
                </pic:pic>
              </a:graphicData>
            </a:graphic>
          </wp:anchor>
        </w:drawing>
      </w:r>
    </w:p>
    <w:p w14:paraId="05BEAEAE">
      <w:pPr>
        <w:pStyle w:val="7"/>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8" w:type="first"/>
          <w:footerReference r:id="rId10" w:type="first"/>
          <w:headerReference r:id="rId7" w:type="default"/>
          <w:footerReference r:id="rId9"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3360" behindDoc="0" locked="0" layoutInCell="1" allowOverlap="1">
                <wp:simplePos x="0" y="0"/>
                <wp:positionH relativeFrom="column">
                  <wp:posOffset>-173990</wp:posOffset>
                </wp:positionH>
                <wp:positionV relativeFrom="paragraph">
                  <wp:posOffset>7419975</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a:effectLst/>
                      </wps:spPr>
                      <wps:txbx>
                        <w:txbxContent>
                          <w:p w14:paraId="47C67586">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546AB3C2">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30FE6807">
                            <w:pPr>
                              <w:keepNext w:val="0"/>
                              <w:keepLines w:val="0"/>
                              <w:pageBreakBefore w:val="0"/>
                              <w:widowControl/>
                              <w:kinsoku/>
                              <w:wordWrap/>
                              <w:overflowPunct/>
                              <w:topLinePunct w:val="0"/>
                              <w:bidi w:val="0"/>
                              <w:snapToGrid/>
                              <w:spacing w:before="101" w:line="624" w:lineRule="exact"/>
                              <w:ind w:left="0" w:leftChars="0" w:firstLine="0" w:firstLineChars="0"/>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rPr>
                              <w:t>浙江华越体育文化发展有限公司</w:t>
                            </w:r>
                          </w:p>
                          <w:p w14:paraId="6EF634FE">
                            <w:pPr>
                              <w:keepNext w:val="0"/>
                              <w:keepLines w:val="0"/>
                              <w:pageBreakBefore w:val="0"/>
                              <w:widowControl/>
                              <w:kinsoku/>
                              <w:wordWrap/>
                              <w:overflowPunct/>
                              <w:topLinePunct w:val="0"/>
                              <w:bidi w:val="0"/>
                              <w:snapToGrid/>
                              <w:spacing w:before="1" w:line="224" w:lineRule="auto"/>
                              <w:ind w:left="0" w:leftChars="0" w:firstLine="0" w:firstLineChars="0"/>
                              <w:jc w:val="center"/>
                              <w:rPr>
                                <w:rFonts w:hint="default"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spacing w:val="-4"/>
                                <w:sz w:val="31"/>
                                <w:szCs w:val="31"/>
                              </w:rPr>
                              <w:t>202</w:t>
                            </w:r>
                            <w:r>
                              <w:rPr>
                                <w:rFonts w:hint="eastAsia" w:ascii="微软雅黑" w:hAnsi="微软雅黑" w:eastAsia="微软雅黑" w:cs="微软雅黑"/>
                                <w:spacing w:val="-4"/>
                                <w:sz w:val="31"/>
                                <w:szCs w:val="31"/>
                                <w:lang w:val="en-US" w:eastAsia="zh-CN"/>
                              </w:rPr>
                              <w:t>6</w:t>
                            </w:r>
                            <w:r>
                              <w:rPr>
                                <w:rFonts w:hint="eastAsia" w:ascii="微软雅黑" w:hAnsi="微软雅黑" w:eastAsia="微软雅黑" w:cs="微软雅黑"/>
                                <w:spacing w:val="-4"/>
                                <w:sz w:val="31"/>
                                <w:szCs w:val="31"/>
                              </w:rPr>
                              <w:t>年</w:t>
                            </w:r>
                            <w:r>
                              <w:rPr>
                                <w:rFonts w:hint="eastAsia" w:ascii="微软雅黑" w:hAnsi="微软雅黑" w:eastAsia="微软雅黑" w:cs="微软雅黑"/>
                                <w:spacing w:val="-4"/>
                                <w:sz w:val="31"/>
                                <w:szCs w:val="31"/>
                                <w:lang w:val="en-US" w:eastAsia="zh-CN"/>
                              </w:rPr>
                              <w:t>1</w:t>
                            </w:r>
                            <w:r>
                              <w:rPr>
                                <w:rFonts w:hint="eastAsia" w:ascii="微软雅黑" w:hAnsi="微软雅黑" w:eastAsia="微软雅黑" w:cs="微软雅黑"/>
                                <w:spacing w:val="-4"/>
                                <w:sz w:val="31"/>
                                <w:szCs w:val="31"/>
                              </w:rPr>
                              <w:t>月</w:t>
                            </w:r>
                            <w:r>
                              <w:rPr>
                                <w:rFonts w:hint="eastAsia" w:ascii="微软雅黑" w:hAnsi="微软雅黑" w:eastAsia="微软雅黑" w:cs="微软雅黑"/>
                                <w:spacing w:val="-4"/>
                                <w:sz w:val="31"/>
                                <w:szCs w:val="31"/>
                                <w:lang w:val="en-US" w:eastAsia="zh-CN"/>
                              </w:rPr>
                              <w:t>16</w:t>
                            </w:r>
                            <w:r>
                              <w:rPr>
                                <w:rFonts w:hint="eastAsia" w:ascii="微软雅黑" w:hAnsi="微软雅黑" w:eastAsia="微软雅黑" w:cs="微软雅黑"/>
                                <w:spacing w:val="-4"/>
                                <w:sz w:val="31"/>
                                <w:szCs w:val="31"/>
                              </w:rPr>
                              <w:t>日</w:t>
                            </w:r>
                          </w:p>
                          <w:p w14:paraId="6A7EB49F">
                            <w:pPr>
                              <w:jc w:val="left"/>
                              <w:rPr>
                                <w:rFonts w:hint="eastAsia" w:ascii="微软雅黑" w:hAnsi="微软雅黑" w:eastAsia="微软雅黑" w:cs="微软雅黑"/>
                                <w:b w:val="0"/>
                                <w:bCs w:val="0"/>
                                <w:color w:val="000000"/>
                                <w:sz w:val="48"/>
                                <w:szCs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584.25pt;height:109.5pt;width:455.45pt;z-index:251663360;mso-width-relative:page;mso-height-relative:page;" filled="f" stroked="f" coordsize="21600,21600" o:gfxdata="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sjwHXN0AAAANAQAADwAAAAAAAAAB&#10;ACAAAAAiAAAAZHJzL2Rvd25yZXYueG1sUEsBAhQAFAAAAAgAh07iQDo0mYtEAgAAeQQAAA4AAAAA&#10;AAAAAQAgAAAALAEAAGRycy9lMm9Eb2MueG1sUEsFBgAAAAAGAAYAWQEAAOIFAAAAAA==&#10;">
                <v:fill on="f" focussize="0,0"/>
                <v:stroke on="f" weight="0.5pt"/>
                <v:imagedata o:title=""/>
                <o:lock v:ext="edit" aspectratio="f"/>
                <v:textbox>
                  <w:txbxContent>
                    <w:p w14:paraId="47C67586">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546AB3C2">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30FE6807">
                      <w:pPr>
                        <w:keepNext w:val="0"/>
                        <w:keepLines w:val="0"/>
                        <w:pageBreakBefore w:val="0"/>
                        <w:widowControl/>
                        <w:kinsoku/>
                        <w:wordWrap/>
                        <w:overflowPunct/>
                        <w:topLinePunct w:val="0"/>
                        <w:bidi w:val="0"/>
                        <w:snapToGrid/>
                        <w:spacing w:before="101" w:line="624" w:lineRule="exact"/>
                        <w:ind w:left="0" w:leftChars="0" w:firstLine="0" w:firstLineChars="0"/>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rPr>
                        <w:t>浙江华越体育文化发展有限公司</w:t>
                      </w:r>
                    </w:p>
                    <w:p w14:paraId="6EF634FE">
                      <w:pPr>
                        <w:keepNext w:val="0"/>
                        <w:keepLines w:val="0"/>
                        <w:pageBreakBefore w:val="0"/>
                        <w:widowControl/>
                        <w:kinsoku/>
                        <w:wordWrap/>
                        <w:overflowPunct/>
                        <w:topLinePunct w:val="0"/>
                        <w:bidi w:val="0"/>
                        <w:snapToGrid/>
                        <w:spacing w:before="1" w:line="224" w:lineRule="auto"/>
                        <w:ind w:left="0" w:leftChars="0" w:firstLine="0" w:firstLineChars="0"/>
                        <w:jc w:val="center"/>
                        <w:rPr>
                          <w:rFonts w:hint="default"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spacing w:val="-4"/>
                          <w:sz w:val="31"/>
                          <w:szCs w:val="31"/>
                        </w:rPr>
                        <w:t>202</w:t>
                      </w:r>
                      <w:r>
                        <w:rPr>
                          <w:rFonts w:hint="eastAsia" w:ascii="微软雅黑" w:hAnsi="微软雅黑" w:eastAsia="微软雅黑" w:cs="微软雅黑"/>
                          <w:spacing w:val="-4"/>
                          <w:sz w:val="31"/>
                          <w:szCs w:val="31"/>
                          <w:lang w:val="en-US" w:eastAsia="zh-CN"/>
                        </w:rPr>
                        <w:t>6</w:t>
                      </w:r>
                      <w:r>
                        <w:rPr>
                          <w:rFonts w:hint="eastAsia" w:ascii="微软雅黑" w:hAnsi="微软雅黑" w:eastAsia="微软雅黑" w:cs="微软雅黑"/>
                          <w:spacing w:val="-4"/>
                          <w:sz w:val="31"/>
                          <w:szCs w:val="31"/>
                        </w:rPr>
                        <w:t>年</w:t>
                      </w:r>
                      <w:r>
                        <w:rPr>
                          <w:rFonts w:hint="eastAsia" w:ascii="微软雅黑" w:hAnsi="微软雅黑" w:eastAsia="微软雅黑" w:cs="微软雅黑"/>
                          <w:spacing w:val="-4"/>
                          <w:sz w:val="31"/>
                          <w:szCs w:val="31"/>
                          <w:lang w:val="en-US" w:eastAsia="zh-CN"/>
                        </w:rPr>
                        <w:t>1</w:t>
                      </w:r>
                      <w:r>
                        <w:rPr>
                          <w:rFonts w:hint="eastAsia" w:ascii="微软雅黑" w:hAnsi="微软雅黑" w:eastAsia="微软雅黑" w:cs="微软雅黑"/>
                          <w:spacing w:val="-4"/>
                          <w:sz w:val="31"/>
                          <w:szCs w:val="31"/>
                        </w:rPr>
                        <w:t>月</w:t>
                      </w:r>
                      <w:r>
                        <w:rPr>
                          <w:rFonts w:hint="eastAsia" w:ascii="微软雅黑" w:hAnsi="微软雅黑" w:eastAsia="微软雅黑" w:cs="微软雅黑"/>
                          <w:spacing w:val="-4"/>
                          <w:sz w:val="31"/>
                          <w:szCs w:val="31"/>
                          <w:lang w:val="en-US" w:eastAsia="zh-CN"/>
                        </w:rPr>
                        <w:t>16</w:t>
                      </w:r>
                      <w:r>
                        <w:rPr>
                          <w:rFonts w:hint="eastAsia" w:ascii="微软雅黑" w:hAnsi="微软雅黑" w:eastAsia="微软雅黑" w:cs="微软雅黑"/>
                          <w:spacing w:val="-4"/>
                          <w:sz w:val="31"/>
                          <w:szCs w:val="31"/>
                        </w:rPr>
                        <w:t>日</w:t>
                      </w:r>
                    </w:p>
                    <w:p w14:paraId="6A7EB49F">
                      <w:pPr>
                        <w:jc w:val="left"/>
                        <w:rPr>
                          <w:rFonts w:hint="eastAsia" w:ascii="微软雅黑" w:hAnsi="微软雅黑" w:eastAsia="微软雅黑" w:cs="微软雅黑"/>
                          <w:b w:val="0"/>
                          <w:bCs w:val="0"/>
                          <w:color w:val="000000"/>
                          <w:sz w:val="48"/>
                          <w:szCs w:val="56"/>
                        </w:rPr>
                      </w:pPr>
                    </w:p>
                  </w:txbxContent>
                </v:textbox>
              </v:shape>
            </w:pict>
          </mc:Fallback>
        </mc:AlternateContent>
      </w:r>
      <w:r>
        <w:br w:type="textWrapping"/>
      </w:r>
      <w:r>
        <w:rPr>
          <w:sz w:val="21"/>
        </w:rPr>
        <mc:AlternateContent>
          <mc:Choice Requires="wps">
            <w:drawing>
              <wp:anchor distT="0" distB="0" distL="114300" distR="114300" simplePos="0" relativeHeight="251661312"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a:effectLst/>
                      </wps:spPr>
                      <wps:txbx>
                        <w:txbxContent>
                          <w:p w14:paraId="0D7C464E">
                            <w:pPr>
                              <w:pStyle w:val="13"/>
                              <w:keepNext w:val="0"/>
                              <w:keepLines w:val="0"/>
                              <w:widowControl/>
                              <w:suppressLineNumbers w:val="0"/>
                              <w:kinsoku/>
                              <w:wordWrap/>
                              <w:overflowPunct/>
                              <w:bidi w:val="0"/>
                              <w:spacing w:before="0" w:beforeAutospacing="0" w:after="0" w:afterAutospacing="0"/>
                              <w:ind w:left="0"/>
                              <w:jc w:val="center"/>
                              <w:rPr>
                                <w:b w:val="0"/>
                                <w:bCs w:val="0"/>
                                <w:color w:val="A5A5A5"/>
                                <w:sz w:val="20"/>
                                <w:szCs w:val="22"/>
                              </w:rPr>
                            </w:pPr>
                            <w:r>
                              <w:rPr>
                                <w:rFonts w:hint="eastAsia" w:ascii="微软雅黑" w:hAnsi="微软雅黑" w:eastAsia="微软雅黑" w:cs="mn-cs"/>
                                <w:b w:val="0"/>
                                <w:bCs w:val="0"/>
                                <w:color w:val="A5A5A5"/>
                                <w:kern w:val="24"/>
                                <w:sz w:val="44"/>
                                <w:szCs w:val="44"/>
                              </w:rPr>
                              <w:t>（</w:t>
                            </w:r>
                            <w:r>
                              <w:rPr>
                                <w:rFonts w:hint="eastAsia" w:ascii="微软雅黑" w:hAnsi="微软雅黑" w:eastAsia="微软雅黑" w:cs="mn-cs"/>
                                <w:b w:val="0"/>
                                <w:bCs w:val="0"/>
                                <w:color w:val="A5A5A5"/>
                                <w:kern w:val="24"/>
                                <w:sz w:val="44"/>
                                <w:szCs w:val="44"/>
                                <w:lang w:eastAsia="zh-CN"/>
                              </w:rPr>
                              <w:t>杭州市丁兰第三小学</w:t>
                            </w:r>
                            <w:r>
                              <w:rPr>
                                <w:rFonts w:hint="eastAsia" w:ascii="微软雅黑" w:hAnsi="微软雅黑" w:eastAsia="微软雅黑" w:cs="mn-cs"/>
                                <w:b w:val="0"/>
                                <w:bCs w:val="0"/>
                                <w:color w:val="A5A5A5"/>
                                <w:kern w:val="24"/>
                                <w:sz w:val="44"/>
                                <w:szCs w:val="44"/>
                                <w:lang w:val="en-US" w:eastAsia="zh-CN"/>
                              </w:rPr>
                              <w:t xml:space="preserve"> </w:t>
                            </w:r>
                            <w:r>
                              <w:rPr>
                                <w:rFonts w:hint="eastAsia" w:ascii="微软雅黑" w:hAnsi="微软雅黑" w:eastAsia="微软雅黑" w:cs="mn-cs"/>
                                <w:b w:val="0"/>
                                <w:bCs w:val="0"/>
                                <w:color w:val="A5A5A5"/>
                                <w:kern w:val="24"/>
                                <w:sz w:val="44"/>
                                <w:szCs w:val="44"/>
                              </w:rPr>
                              <w:t>202</w:t>
                            </w:r>
                            <w:r>
                              <w:rPr>
                                <w:rFonts w:hint="eastAsia" w:ascii="微软雅黑" w:hAnsi="微软雅黑" w:eastAsia="微软雅黑" w:cs="mn-cs"/>
                                <w:b w:val="0"/>
                                <w:bCs w:val="0"/>
                                <w:color w:val="A5A5A5"/>
                                <w:kern w:val="24"/>
                                <w:sz w:val="44"/>
                                <w:szCs w:val="44"/>
                                <w:lang w:val="en-US" w:eastAsia="zh-CN"/>
                              </w:rPr>
                              <w:t>5</w:t>
                            </w:r>
                            <w:r>
                              <w:rPr>
                                <w:rFonts w:hint="eastAsia" w:ascii="微软雅黑" w:hAnsi="微软雅黑" w:eastAsia="微软雅黑" w:cs="mn-cs"/>
                                <w:b w:val="0"/>
                                <w:bCs w:val="0"/>
                                <w:color w:val="A5A5A5"/>
                                <w:kern w:val="24"/>
                                <w:sz w:val="44"/>
                                <w:szCs w:val="44"/>
                              </w:rPr>
                              <w:t>年第</w:t>
                            </w:r>
                            <w:r>
                              <w:rPr>
                                <w:rFonts w:hint="eastAsia" w:ascii="微软雅黑" w:hAnsi="微软雅黑" w:eastAsia="微软雅黑" w:cs="mn-cs"/>
                                <w:b w:val="0"/>
                                <w:bCs w:val="0"/>
                                <w:color w:val="A5A5A5"/>
                                <w:kern w:val="24"/>
                                <w:sz w:val="44"/>
                                <w:szCs w:val="44"/>
                                <w:lang w:val="en-US" w:eastAsia="zh-CN"/>
                              </w:rPr>
                              <w:t>二学</w:t>
                            </w:r>
                            <w:r>
                              <w:rPr>
                                <w:rFonts w:hint="eastAsia" w:ascii="微软雅黑" w:hAnsi="微软雅黑" w:eastAsia="微软雅黑" w:cs="mn-cs"/>
                                <w:b w:val="0"/>
                                <w:bCs w:val="0"/>
                                <w:color w:val="A5A5A5"/>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1312;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HOGM3gAAAA0BAAAP&#10;AAAAAAAAAAEAIAAAACIAAABkcnMvZG93bnJldi54bWxQSwECFAAUAAAACACHTuJA4wZOMksCAACE&#10;BAAADgAAAAAAAAABACAAAAAtAQAAZHJzL2Uyb0RvYy54bWxQSwUGAAAAAAYABgBZAQAA6gUAAAAA&#10;">
                <v:fill on="f" focussize="0,0"/>
                <v:stroke on="f" weight="0.5pt"/>
                <v:imagedata o:title=""/>
                <o:lock v:ext="edit" aspectratio="f"/>
                <v:textbox>
                  <w:txbxContent>
                    <w:p w14:paraId="0D7C464E">
                      <w:pPr>
                        <w:pStyle w:val="13"/>
                        <w:keepNext w:val="0"/>
                        <w:keepLines w:val="0"/>
                        <w:widowControl/>
                        <w:suppressLineNumbers w:val="0"/>
                        <w:kinsoku/>
                        <w:wordWrap/>
                        <w:overflowPunct/>
                        <w:bidi w:val="0"/>
                        <w:spacing w:before="0" w:beforeAutospacing="0" w:after="0" w:afterAutospacing="0"/>
                        <w:ind w:left="0"/>
                        <w:jc w:val="center"/>
                        <w:rPr>
                          <w:b w:val="0"/>
                          <w:bCs w:val="0"/>
                          <w:color w:val="A5A5A5"/>
                          <w:sz w:val="20"/>
                          <w:szCs w:val="22"/>
                        </w:rPr>
                      </w:pPr>
                      <w:r>
                        <w:rPr>
                          <w:rFonts w:hint="eastAsia" w:ascii="微软雅黑" w:hAnsi="微软雅黑" w:eastAsia="微软雅黑" w:cs="mn-cs"/>
                          <w:b w:val="0"/>
                          <w:bCs w:val="0"/>
                          <w:color w:val="A5A5A5"/>
                          <w:kern w:val="24"/>
                          <w:sz w:val="44"/>
                          <w:szCs w:val="44"/>
                        </w:rPr>
                        <w:t>（</w:t>
                      </w:r>
                      <w:r>
                        <w:rPr>
                          <w:rFonts w:hint="eastAsia" w:ascii="微软雅黑" w:hAnsi="微软雅黑" w:eastAsia="微软雅黑" w:cs="mn-cs"/>
                          <w:b w:val="0"/>
                          <w:bCs w:val="0"/>
                          <w:color w:val="A5A5A5"/>
                          <w:kern w:val="24"/>
                          <w:sz w:val="44"/>
                          <w:szCs w:val="44"/>
                          <w:lang w:eastAsia="zh-CN"/>
                        </w:rPr>
                        <w:t>杭州市丁兰第三小学</w:t>
                      </w:r>
                      <w:r>
                        <w:rPr>
                          <w:rFonts w:hint="eastAsia" w:ascii="微软雅黑" w:hAnsi="微软雅黑" w:eastAsia="微软雅黑" w:cs="mn-cs"/>
                          <w:b w:val="0"/>
                          <w:bCs w:val="0"/>
                          <w:color w:val="A5A5A5"/>
                          <w:kern w:val="24"/>
                          <w:sz w:val="44"/>
                          <w:szCs w:val="44"/>
                          <w:lang w:val="en-US" w:eastAsia="zh-CN"/>
                        </w:rPr>
                        <w:t xml:space="preserve"> </w:t>
                      </w:r>
                      <w:r>
                        <w:rPr>
                          <w:rFonts w:hint="eastAsia" w:ascii="微软雅黑" w:hAnsi="微软雅黑" w:eastAsia="微软雅黑" w:cs="mn-cs"/>
                          <w:b w:val="0"/>
                          <w:bCs w:val="0"/>
                          <w:color w:val="A5A5A5"/>
                          <w:kern w:val="24"/>
                          <w:sz w:val="44"/>
                          <w:szCs w:val="44"/>
                        </w:rPr>
                        <w:t>202</w:t>
                      </w:r>
                      <w:r>
                        <w:rPr>
                          <w:rFonts w:hint="eastAsia" w:ascii="微软雅黑" w:hAnsi="微软雅黑" w:eastAsia="微软雅黑" w:cs="mn-cs"/>
                          <w:b w:val="0"/>
                          <w:bCs w:val="0"/>
                          <w:color w:val="A5A5A5"/>
                          <w:kern w:val="24"/>
                          <w:sz w:val="44"/>
                          <w:szCs w:val="44"/>
                          <w:lang w:val="en-US" w:eastAsia="zh-CN"/>
                        </w:rPr>
                        <w:t>5</w:t>
                      </w:r>
                      <w:r>
                        <w:rPr>
                          <w:rFonts w:hint="eastAsia" w:ascii="微软雅黑" w:hAnsi="微软雅黑" w:eastAsia="微软雅黑" w:cs="mn-cs"/>
                          <w:b w:val="0"/>
                          <w:bCs w:val="0"/>
                          <w:color w:val="A5A5A5"/>
                          <w:kern w:val="24"/>
                          <w:sz w:val="44"/>
                          <w:szCs w:val="44"/>
                        </w:rPr>
                        <w:t>年第</w:t>
                      </w:r>
                      <w:r>
                        <w:rPr>
                          <w:rFonts w:hint="eastAsia" w:ascii="微软雅黑" w:hAnsi="微软雅黑" w:eastAsia="微软雅黑" w:cs="mn-cs"/>
                          <w:b w:val="0"/>
                          <w:bCs w:val="0"/>
                          <w:color w:val="A5A5A5"/>
                          <w:kern w:val="24"/>
                          <w:sz w:val="44"/>
                          <w:szCs w:val="44"/>
                          <w:lang w:val="en-US" w:eastAsia="zh-CN"/>
                        </w:rPr>
                        <w:t>二学</w:t>
                      </w:r>
                      <w:r>
                        <w:rPr>
                          <w:rFonts w:hint="eastAsia" w:ascii="微软雅黑" w:hAnsi="微软雅黑" w:eastAsia="微软雅黑" w:cs="mn-cs"/>
                          <w:b w:val="0"/>
                          <w:bCs w:val="0"/>
                          <w:color w:val="A5A5A5"/>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a:effectLst/>
                      </wps:spPr>
                      <wps:txbx>
                        <w:txbxContent>
                          <w:p w14:paraId="05076C9B">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rPr>
                              <w:t>华越体育校园</w:t>
                            </w:r>
                            <w:r>
                              <w:rPr>
                                <w:rFonts w:hint="eastAsia" w:ascii="微软雅黑" w:hAnsi="微软雅黑" w:eastAsia="微软雅黑" w:cs="微软雅黑"/>
                                <w:spacing w:val="57"/>
                                <w:sz w:val="72"/>
                                <w:szCs w:val="72"/>
                                <w:lang w:val="en-US" w:eastAsia="zh-CN"/>
                              </w:rPr>
                              <w:t>体育素质</w:t>
                            </w:r>
                            <w:r>
                              <w:rPr>
                                <w:rFonts w:hint="eastAsia" w:ascii="微软雅黑" w:hAnsi="微软雅黑" w:eastAsia="微软雅黑" w:cs="微软雅黑"/>
                                <w:spacing w:val="57"/>
                                <w:sz w:val="72"/>
                                <w:szCs w:val="72"/>
                              </w:rPr>
                              <w:t>项目</w:t>
                            </w:r>
                          </w:p>
                          <w:p w14:paraId="2493C167">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rPr>
                              <w:t>成果报告</w:t>
                            </w:r>
                          </w:p>
                          <w:p w14:paraId="2D5668D8">
                            <w:pPr>
                              <w:jc w:val="right"/>
                              <w:rPr>
                                <w:rFonts w:hint="default" w:ascii="微软雅黑" w:hAnsi="微软雅黑" w:eastAsia="微软雅黑" w:cs="微软雅黑"/>
                                <w:b/>
                                <w:bCs/>
                                <w:color w:val="000000"/>
                                <w:sz w:val="72"/>
                                <w:szCs w:val="7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Bbgy73QAA&#10;AA0BAAAPAAAAAAAAAAEAIAAAACIAAABkcnMvZG93bnJldi54bWxQSwECFAAUAAAACACHTuJAwUs1&#10;+FICAACEBAAADgAAAAAAAAABACAAAAAsAQAAZHJzL2Uyb0RvYy54bWxQSwUGAAAAAAYABgBZAQAA&#10;8AUAAAAA&#10;">
                <v:fill on="f" focussize="0,0"/>
                <v:stroke on="f" weight="0.5pt"/>
                <v:imagedata o:title=""/>
                <o:lock v:ext="edit" aspectratio="f"/>
                <v:textbox>
                  <w:txbxContent>
                    <w:p w14:paraId="05076C9B">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rPr>
                        <w:t>华越体育校园</w:t>
                      </w:r>
                      <w:r>
                        <w:rPr>
                          <w:rFonts w:hint="eastAsia" w:ascii="微软雅黑" w:hAnsi="微软雅黑" w:eastAsia="微软雅黑" w:cs="微软雅黑"/>
                          <w:spacing w:val="57"/>
                          <w:sz w:val="72"/>
                          <w:szCs w:val="72"/>
                          <w:lang w:val="en-US" w:eastAsia="zh-CN"/>
                        </w:rPr>
                        <w:t>体育素质</w:t>
                      </w:r>
                      <w:r>
                        <w:rPr>
                          <w:rFonts w:hint="eastAsia" w:ascii="微软雅黑" w:hAnsi="微软雅黑" w:eastAsia="微软雅黑" w:cs="微软雅黑"/>
                          <w:spacing w:val="57"/>
                          <w:sz w:val="72"/>
                          <w:szCs w:val="72"/>
                        </w:rPr>
                        <w:t>项目</w:t>
                      </w:r>
                    </w:p>
                    <w:p w14:paraId="2493C167">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rPr>
                        <w:t>成果报告</w:t>
                      </w:r>
                    </w:p>
                    <w:p w14:paraId="2D5668D8">
                      <w:pPr>
                        <w:jc w:val="right"/>
                        <w:rPr>
                          <w:rFonts w:hint="default" w:ascii="微软雅黑" w:hAnsi="微软雅黑" w:eastAsia="微软雅黑" w:cs="微软雅黑"/>
                          <w:b/>
                          <w:bCs/>
                          <w:color w:val="000000"/>
                          <w:sz w:val="72"/>
                          <w:szCs w:val="72"/>
                          <w:lang w:val="en-US" w:eastAsia="zh-CN"/>
                        </w:rPr>
                      </w:pPr>
                    </w:p>
                  </w:txbxContent>
                </v:textbox>
              </v:shape>
            </w:pict>
          </mc:Fallback>
        </mc:AlternateContent>
      </w:r>
    </w:p>
    <w:p w14:paraId="75AE514A">
      <w:pPr>
        <w:keepNext w:val="0"/>
        <w:keepLines w:val="0"/>
        <w:pageBreakBefore w:val="0"/>
        <w:widowControl/>
        <w:kinsoku/>
        <w:wordWrap/>
        <w:overflowPunct/>
        <w:topLinePunct w:val="0"/>
        <w:autoSpaceDE w:val="0"/>
        <w:autoSpaceDN w:val="0"/>
        <w:bidi w:val="0"/>
        <w:adjustRightInd w:val="0"/>
        <w:snapToGrid w:val="0"/>
        <w:spacing w:before="0" w:beforeLines="0" w:after="0" w:afterLines="0" w:line="480" w:lineRule="auto"/>
        <w:ind w:left="0" w:leftChars="0" w:right="0" w:rightChars="0" w:firstLine="0" w:firstLineChars="0"/>
        <w:jc w:val="center"/>
        <w:textAlignment w:val="baseline"/>
        <w:rPr>
          <w:sz w:val="44"/>
          <w:szCs w:val="44"/>
        </w:rPr>
      </w:pPr>
      <w:bookmarkStart w:id="0" w:name="_Toc11402"/>
      <w:r>
        <w:rPr>
          <w:rStyle w:val="18"/>
          <w:sz w:val="44"/>
          <w:szCs w:val="44"/>
        </w:rPr>
        <w:t>目</w:t>
      </w:r>
      <w:r>
        <w:rPr>
          <w:rStyle w:val="18"/>
          <w:rFonts w:hint="eastAsia" w:eastAsia="黑体"/>
          <w:sz w:val="44"/>
          <w:szCs w:val="44"/>
          <w:lang w:val="en-US" w:eastAsia="zh-CN"/>
        </w:rPr>
        <w:t xml:space="preserve"> </w:t>
      </w:r>
      <w:r>
        <w:rPr>
          <w:rStyle w:val="18"/>
          <w:sz w:val="44"/>
          <w:szCs w:val="44"/>
        </w:rPr>
        <w:t>录</w:t>
      </w:r>
      <w:bookmarkEnd w:id="0"/>
    </w:p>
    <w:p w14:paraId="51FBCADD">
      <w:pPr>
        <w:pStyle w:val="11"/>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 w:val="0"/>
          <w:bCs w:val="0"/>
          <w:sz w:val="22"/>
          <w:szCs w:val="22"/>
        </w:rPr>
        <w:fldChar w:fldCharType="begin"/>
      </w:r>
      <w:r>
        <w:rPr>
          <w:rFonts w:hint="eastAsia" w:ascii="黑体" w:hAnsi="黑体" w:eastAsia="黑体" w:cs="黑体"/>
          <w:b w:val="0"/>
          <w:bCs w:val="0"/>
          <w:sz w:val="22"/>
          <w:szCs w:val="22"/>
        </w:rPr>
        <w:instrText xml:space="preserve">TOC \o "1-2" \h \u </w:instrText>
      </w:r>
      <w:r>
        <w:rPr>
          <w:rFonts w:hint="eastAsia" w:ascii="黑体" w:hAnsi="黑体" w:eastAsia="黑体" w:cs="黑体"/>
          <w:b w:val="0"/>
          <w:bCs w:val="0"/>
          <w:sz w:val="22"/>
          <w:szCs w:val="22"/>
        </w:rPr>
        <w:fldChar w:fldCharType="separate"/>
      </w: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_Toc4429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一、 前 言</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_Toc4429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1</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52A95670">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_Toc17325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（一）政策响应</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_Toc17325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1</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33EB779B">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_Toc16259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（二）合作机构</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_Toc16259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2EDA5525">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_Toc13391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（三）项目概览</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_Toc13391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5</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25724E18">
      <w:pPr>
        <w:pStyle w:val="11"/>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_Toc31094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二、 体育服务内容</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_Toc31094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6</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43F9E2F8">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_Toc27150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（一）课程内容介绍</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_Toc27150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6</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49EA376D">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_Toc6154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（二）亮点服务介绍</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_Toc6154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8</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10C3987D">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_Toc3840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（三）学员数据分析</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_Toc3840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19</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7C63AE3D">
      <w:pPr>
        <w:pStyle w:val="11"/>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_Toc26321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三、 课程成效</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_Toc26321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31</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3E437279">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_Toc10991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（一）成果量化</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_Toc10991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31</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1A702E79">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_Toc14032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（二）优秀学员展示</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_Toc14032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34</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39E5A9AC">
      <w:pPr>
        <w:pStyle w:val="11"/>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_Toc6576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四、 项目计划</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_Toc6576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38</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207A1173">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_Toc28666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（一）教学内容优化</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_Toc28666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38</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5CE62DB5">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_Toc30988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（二）现存挑战分析</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_Toc30988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40</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2AFBF29C">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i w:val="0"/>
          <w:iCs w:val="0"/>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_Toc24565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（三）提升数字化服务</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_Toc24565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42</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66DA7B53">
      <w:pPr>
        <w:pStyle w:val="12"/>
        <w:keepNext w:val="0"/>
        <w:keepLines w:val="0"/>
        <w:pageBreakBefore w:val="0"/>
        <w:widowControl/>
        <w:tabs>
          <w:tab w:val="right" w:leader="dot" w:pos="8336"/>
        </w:tabs>
        <w:kinsoku/>
        <w:wordWrap/>
        <w:overflowPunct/>
        <w:topLinePunct w:val="0"/>
        <w:autoSpaceDE/>
        <w:autoSpaceDN/>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i w:val="0"/>
          <w:iCs w:val="0"/>
          <w:sz w:val="32"/>
          <w:szCs w:val="22"/>
        </w:rPr>
        <w:fldChar w:fldCharType="begin"/>
      </w:r>
      <w:r>
        <w:rPr>
          <w:rFonts w:hint="eastAsia" w:ascii="黑体" w:hAnsi="黑体" w:eastAsia="黑体" w:cs="黑体"/>
          <w:bCs w:val="0"/>
          <w:i w:val="0"/>
          <w:iCs w:val="0"/>
          <w:sz w:val="32"/>
          <w:szCs w:val="22"/>
        </w:rPr>
        <w:instrText xml:space="preserve"> HYPERLINK \l _Toc29455 </w:instrText>
      </w:r>
      <w:r>
        <w:rPr>
          <w:rFonts w:hint="eastAsia" w:ascii="黑体" w:hAnsi="黑体" w:eastAsia="黑体" w:cs="黑体"/>
          <w:bCs w:val="0"/>
          <w:i w:val="0"/>
          <w:iCs w:val="0"/>
          <w:sz w:val="32"/>
          <w:szCs w:val="22"/>
        </w:rPr>
        <w:fldChar w:fldCharType="separate"/>
      </w:r>
      <w:r>
        <w:rPr>
          <w:rFonts w:hint="eastAsia" w:ascii="黑体" w:hAnsi="黑体" w:eastAsia="黑体" w:cs="黑体"/>
          <w:i w:val="0"/>
          <w:iCs w:val="0"/>
          <w:sz w:val="32"/>
          <w:szCs w:val="32"/>
          <w:lang w:val="en-US" w:eastAsia="zh-CN"/>
        </w:rPr>
        <w:t>（四）未来建设愿景</w:t>
      </w:r>
      <w:r>
        <w:rPr>
          <w:rFonts w:hint="eastAsia" w:ascii="黑体" w:hAnsi="黑体" w:eastAsia="黑体" w:cs="黑体"/>
          <w:i w:val="0"/>
          <w:iCs w:val="0"/>
          <w:sz w:val="32"/>
          <w:szCs w:val="32"/>
        </w:rPr>
        <w:tab/>
      </w:r>
      <w:r>
        <w:rPr>
          <w:rFonts w:hint="eastAsia" w:ascii="黑体" w:hAnsi="黑体" w:eastAsia="黑体" w:cs="黑体"/>
          <w:i w:val="0"/>
          <w:iCs w:val="0"/>
          <w:sz w:val="32"/>
          <w:szCs w:val="32"/>
        </w:rPr>
        <w:fldChar w:fldCharType="begin"/>
      </w:r>
      <w:r>
        <w:rPr>
          <w:rFonts w:hint="eastAsia" w:ascii="黑体" w:hAnsi="黑体" w:eastAsia="黑体" w:cs="黑体"/>
          <w:i w:val="0"/>
          <w:iCs w:val="0"/>
          <w:sz w:val="32"/>
          <w:szCs w:val="32"/>
        </w:rPr>
        <w:instrText xml:space="preserve"> PAGEREF _Toc29455 \h </w:instrText>
      </w:r>
      <w:r>
        <w:rPr>
          <w:rFonts w:hint="eastAsia" w:ascii="黑体" w:hAnsi="黑体" w:eastAsia="黑体" w:cs="黑体"/>
          <w:i w:val="0"/>
          <w:iCs w:val="0"/>
          <w:sz w:val="32"/>
          <w:szCs w:val="32"/>
        </w:rPr>
        <w:fldChar w:fldCharType="separate"/>
      </w:r>
      <w:r>
        <w:rPr>
          <w:rFonts w:hint="eastAsia" w:ascii="黑体" w:hAnsi="黑体" w:eastAsia="黑体" w:cs="黑体"/>
          <w:i w:val="0"/>
          <w:iCs w:val="0"/>
          <w:sz w:val="32"/>
          <w:szCs w:val="32"/>
        </w:rPr>
        <w:t>45</w:t>
      </w:r>
      <w:r>
        <w:rPr>
          <w:rFonts w:hint="eastAsia" w:ascii="黑体" w:hAnsi="黑体" w:eastAsia="黑体" w:cs="黑体"/>
          <w:i w:val="0"/>
          <w:iCs w:val="0"/>
          <w:sz w:val="32"/>
          <w:szCs w:val="32"/>
        </w:rPr>
        <w:fldChar w:fldCharType="end"/>
      </w:r>
      <w:r>
        <w:rPr>
          <w:rFonts w:hint="eastAsia" w:ascii="黑体" w:hAnsi="黑体" w:eastAsia="黑体" w:cs="黑体"/>
          <w:bCs w:val="0"/>
          <w:i w:val="0"/>
          <w:iCs w:val="0"/>
          <w:sz w:val="32"/>
          <w:szCs w:val="22"/>
        </w:rPr>
        <w:fldChar w:fldCharType="end"/>
      </w:r>
    </w:p>
    <w:p w14:paraId="420AD342">
      <w:pPr>
        <w:pStyle w:val="8"/>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left="0" w:leftChars="0" w:firstLine="0" w:firstLineChars="0"/>
        <w:jc w:val="both"/>
        <w:textAlignment w:val="baseline"/>
        <w:rPr>
          <w:rFonts w:hint="eastAsia" w:ascii="微软雅黑" w:hAnsi="微软雅黑" w:eastAsia="微软雅黑" w:cs="微软雅黑"/>
          <w:bCs w:val="0"/>
          <w:snapToGrid w:val="0"/>
          <w:color w:val="auto"/>
          <w:kern w:val="2"/>
          <w:sz w:val="28"/>
          <w:szCs w:val="22"/>
          <w:lang w:val="en-US" w:eastAsia="en-US" w:bidi="ar-SA"/>
        </w:rPr>
      </w:pPr>
      <w:r>
        <w:rPr>
          <w:rFonts w:hint="eastAsia" w:ascii="黑体" w:hAnsi="黑体" w:eastAsia="黑体" w:cs="黑体"/>
          <w:bCs w:val="0"/>
          <w:sz w:val="32"/>
          <w:szCs w:val="22"/>
        </w:rPr>
        <w:fldChar w:fldCharType="end"/>
      </w:r>
    </w:p>
    <w:p w14:paraId="5ADCE37A">
      <w:pPr>
        <w:ind w:left="0" w:leftChars="0" w:firstLine="0" w:firstLineChars="0"/>
        <w:rPr>
          <w:rFonts w:hint="eastAsia" w:ascii="微软雅黑" w:hAnsi="微软雅黑" w:eastAsia="微软雅黑" w:cs="微软雅黑"/>
          <w:sz w:val="28"/>
          <w:szCs w:val="28"/>
        </w:rPr>
        <w:sectPr>
          <w:headerReference r:id="rId12" w:type="first"/>
          <w:footerReference r:id="rId14" w:type="first"/>
          <w:headerReference r:id="rId11" w:type="default"/>
          <w:footerReference r:id="rId13" w:type="default"/>
          <w:pgSz w:w="11906" w:h="16839"/>
          <w:pgMar w:top="1415" w:right="1785" w:bottom="1156" w:left="1785" w:header="0" w:footer="991" w:gutter="0"/>
          <w:pgBorders>
            <w:top w:val="none" w:sz="0" w:space="0"/>
            <w:left w:val="none" w:sz="0" w:space="0"/>
            <w:bottom w:val="none" w:sz="0" w:space="0"/>
            <w:right w:val="none" w:sz="0" w:space="0"/>
          </w:pgBorders>
          <w:pgNumType w:fmt="decimal" w:start="1"/>
          <w:cols w:space="720" w:num="1"/>
          <w:titlePg/>
        </w:sectPr>
      </w:pPr>
    </w:p>
    <w:p w14:paraId="06DD0E27">
      <w:pPr>
        <w:pStyle w:val="2"/>
        <w:numPr>
          <w:ilvl w:val="0"/>
          <w:numId w:val="3"/>
        </w:numPr>
        <w:bidi w:val="0"/>
        <w:ind w:left="0" w:leftChars="0" w:firstLine="420" w:firstLineChars="0"/>
        <w:jc w:val="center"/>
        <w:rPr>
          <w:rFonts w:hint="default"/>
          <w:lang w:val="en-US" w:eastAsia="zh-CN"/>
        </w:rPr>
      </w:pPr>
      <w:bookmarkStart w:id="1" w:name="_Toc4429"/>
      <w:r>
        <w:rPr>
          <w:rFonts w:hint="eastAsia" w:cs="黑体"/>
          <w:lang w:val="en-US" w:eastAsia="zh-CN"/>
        </w:rPr>
        <w:t>前 言</w:t>
      </w:r>
      <w:bookmarkEnd w:id="1"/>
    </w:p>
    <w:p w14:paraId="4857DB26">
      <w:pPr>
        <w:pStyle w:val="3"/>
        <w:numPr>
          <w:ilvl w:val="0"/>
          <w:numId w:val="0"/>
        </w:numPr>
        <w:bidi w:val="0"/>
        <w:ind w:leftChars="0"/>
        <w:rPr>
          <w:rFonts w:hint="default"/>
          <w:lang w:val="en-US" w:eastAsia="zh-CN"/>
        </w:rPr>
      </w:pPr>
      <w:r>
        <w:rPr>
          <w:rFonts w:hint="eastAsia"/>
          <w:lang w:val="en-US" w:eastAsia="zh-CN"/>
        </w:rPr>
        <w:t xml:space="preserve">   </w:t>
      </w:r>
      <w:bookmarkStart w:id="2" w:name="_Toc17325"/>
      <w:r>
        <w:rPr>
          <w:rFonts w:hint="eastAsia"/>
          <w:lang w:val="en-US" w:eastAsia="zh-CN"/>
        </w:rPr>
        <w:t>（一）</w:t>
      </w:r>
      <w:commentRangeStart w:id="0"/>
      <w:r>
        <w:rPr>
          <w:rFonts w:hint="eastAsia"/>
          <w:lang w:val="en-US" w:eastAsia="zh-CN"/>
        </w:rPr>
        <w:t>政策响应</w:t>
      </w:r>
      <w:commentRangeEnd w:id="0"/>
      <w:r>
        <w:commentReference w:id="0"/>
      </w:r>
      <w:bookmarkEnd w:id="2"/>
    </w:p>
    <w:p w14:paraId="61120178">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w:t>
      </w:r>
      <w:r>
        <w:rPr>
          <w:rFonts w:hint="eastAsia"/>
          <w:color w:val="0000FF"/>
          <w:lang w:val="en-US" w:eastAsia="zh-CN"/>
        </w:rPr>
        <w:t>，</w:t>
      </w:r>
      <w:r>
        <w:rPr>
          <w:rFonts w:hint="eastAsia"/>
          <w:lang w:val="en-US" w:eastAsia="zh-CN"/>
        </w:rPr>
        <w:t>培养学生意志品质、团队精神与规则意识的重要载体。</w:t>
      </w:r>
    </w:p>
    <w:p w14:paraId="3FC48D4A">
      <w:pPr>
        <w:bidi w:val="0"/>
        <w:rPr>
          <w:rFonts w:hint="eastAsia"/>
          <w:lang w:val="en-US" w:eastAsia="zh-CN"/>
        </w:rPr>
      </w:pPr>
      <w:r>
        <w:commentReference w:id="1"/>
      </w:r>
      <w:r>
        <w:rPr>
          <w:rFonts w:hint="eastAsia"/>
          <w:lang w:val="en-US" w:eastAsia="zh-CN"/>
        </w:rPr>
        <w:t>全国教育系统正深入推进学校体育高质量发展，推动体育工作实现“三个转变”：由形式覆盖</w:t>
      </w:r>
      <w:ins w:id="0" w:author="张琦" w:date="2026-01-16T14:18:00Z">
        <w:r>
          <w:rPr>
            <w:rFonts w:hint="eastAsia"/>
            <w:lang w:val="en-US" w:eastAsia="zh-CN"/>
          </w:rPr>
          <w:t>转</w:t>
        </w:r>
      </w:ins>
      <w:r>
        <w:rPr>
          <w:rFonts w:hint="eastAsia"/>
          <w:lang w:val="en-US" w:eastAsia="zh-CN"/>
        </w:rPr>
        <w:t>向内涵提升、由单一技能训练</w:t>
      </w:r>
      <w:ins w:id="1" w:author="张琦" w:date="2026-01-16T14:18:00Z">
        <w:r>
          <w:rPr>
            <w:rFonts w:hint="eastAsia"/>
            <w:lang w:val="en-US" w:eastAsia="zh-CN"/>
          </w:rPr>
          <w:t>转</w:t>
        </w:r>
      </w:ins>
      <w:r>
        <w:rPr>
          <w:rFonts w:hint="eastAsia"/>
          <w:lang w:val="en-US" w:eastAsia="zh-CN"/>
        </w:rPr>
        <w:t>向综合素养培育、由达标考核</w:t>
      </w:r>
      <w:ins w:id="2" w:author="张琦" w:date="2026-01-16T14:18:00Z">
        <w:r>
          <w:rPr>
            <w:rFonts w:hint="eastAsia"/>
            <w:lang w:val="en-US" w:eastAsia="zh-CN"/>
          </w:rPr>
          <w:t>转</w:t>
        </w:r>
      </w:ins>
      <w:r>
        <w:rPr>
          <w:rFonts w:hint="eastAsia"/>
          <w:lang w:val="en-US" w:eastAsia="zh-CN"/>
        </w:rPr>
        <w:t>向育人赋能。体育的价值亦随之升维——从传统意义上的身体锻炼，跃迁为塑造健全人格、涵养家国情怀、砥砺奋斗精神、锤炼意志品质的关键育人路径，成为“五育融合”不可或缺的支点。</w:t>
      </w:r>
    </w:p>
    <w:p w14:paraId="1202B4DA">
      <w:pPr>
        <w:bidi w:val="0"/>
        <w:rPr>
          <w:rFonts w:hint="eastAsia"/>
          <w:lang w:val="en-US" w:eastAsia="zh-CN"/>
        </w:rPr>
      </w:pPr>
      <w:r>
        <w:rPr>
          <w:rFonts w:hint="eastAsia"/>
          <w:lang w:val="en-US" w:eastAsia="zh-CN"/>
        </w:rPr>
        <w:t>杭州市丁兰第三小学（以下简称“丁兰三小”）始终以以崇高的教育理想和强烈的社会责任感，引领学校的发展与实践。精准把握新时代党的教育方针和国家育人导向，将学生身心健康置于办学治校的核心位置。学校不仅在制度设计上强化以体育人的教学理念，更在实践层面系统构建“全课程、全过程、全方位”的体育赋能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丁兰三小对“立德树人”根本任务的坚定践行、对“健康第一”教育理念的深入落实，以及对培养德智体美劳全面发展的社会主义建设者和接班人的战略远见，为区域基础教育高质量发展树立了示范标杆。</w:t>
      </w:r>
    </w:p>
    <w:p w14:paraId="68E2595A">
      <w:pPr>
        <w:bidi w:val="0"/>
        <w:rPr>
          <w:rFonts w:hint="eastAsia"/>
          <w:lang w:val="en-US" w:eastAsia="zh-CN"/>
        </w:rPr>
      </w:pPr>
      <w:r>
        <w:rPr>
          <w:rFonts w:hint="eastAsia"/>
          <w:lang w:val="en-US" w:eastAsia="zh-CN"/>
        </w:rPr>
        <w:t>在此背景下，2021年</w:t>
      </w:r>
      <w:r>
        <w:rPr>
          <w:color w:val="000000" w:themeColor="text1"/>
          <w14:textFill>
            <w14:solidFill>
              <w14:schemeClr w14:val="tx1"/>
            </w14:solidFill>
          </w14:textFill>
        </w:rPr>
        <w:commentReference w:id="2"/>
      </w:r>
      <w:r>
        <w:rPr>
          <w:rFonts w:hint="eastAsia"/>
          <w:color w:val="000000" w:themeColor="text1"/>
          <w:lang w:val="en-US" w:eastAsia="zh-CN"/>
          <w14:textFill>
            <w14:solidFill>
              <w14:schemeClr w14:val="tx1"/>
            </w14:solidFill>
          </w14:textFill>
        </w:rPr>
        <w:t>3</w:t>
      </w:r>
      <w:r>
        <w:rPr>
          <w:rFonts w:hint="eastAsia"/>
          <w:lang w:val="en-US" w:eastAsia="zh-CN"/>
        </w:rPr>
        <w:t>月，杭州市丁兰第三小学引进浙江华越体育文化发展有限公司（以下简称“华越体育”）旗下“N+”体育品牌，正式启动校园体育素质提升课程体系建设，同步搭建专业化、结构化支持团队。</w:t>
      </w:r>
    </w:p>
    <w:p w14:paraId="5AD44B1C">
      <w:pPr>
        <w:bidi w:val="0"/>
        <w:rPr>
          <w:rFonts w:hint="eastAsia"/>
          <w:lang w:val="en-US" w:eastAsia="zh-CN"/>
        </w:rPr>
      </w:pPr>
      <w:r>
        <w:rPr>
          <w:rFonts w:hint="eastAsia"/>
          <w:lang w:val="en-US" w:eastAsia="zh-CN"/>
        </w:rPr>
        <w:t>截至2026年1月，华越体育已为丁兰三小连续提供10个学期的体育素质提升课程服务项目。项目实施稳步推进，特色日益鲜明，育人成效初步显现，深受师生及家长广泛认可与好评。</w:t>
      </w:r>
    </w:p>
    <w:p w14:paraId="31813926">
      <w:pPr>
        <w:pStyle w:val="3"/>
        <w:numPr>
          <w:ilvl w:val="0"/>
          <w:numId w:val="0"/>
        </w:numPr>
        <w:bidi w:val="0"/>
        <w:ind w:leftChars="0" w:firstLine="643" w:firstLineChars="200"/>
        <w:rPr>
          <w:rFonts w:hint="eastAsia"/>
          <w:lang w:val="en-US" w:eastAsia="zh-CN"/>
        </w:rPr>
      </w:pPr>
      <w:bookmarkStart w:id="3" w:name="_Toc16259"/>
      <w:r>
        <w:rPr>
          <w:rFonts w:hint="eastAsia"/>
          <w:lang w:val="en-US" w:eastAsia="zh-CN"/>
        </w:rPr>
        <w:t>（二）合作机构</w:t>
      </w:r>
      <w:bookmarkEnd w:id="3"/>
    </w:p>
    <w:p w14:paraId="63AE714A">
      <w:pPr>
        <w:bidi w:val="0"/>
        <w:rPr>
          <w:rFonts w:hint="eastAsia"/>
        </w:rPr>
      </w:pPr>
      <w:r>
        <w:rPr>
          <w:rFonts w:hint="eastAsia"/>
          <w:lang w:eastAsia="zh-CN"/>
        </w:rPr>
        <w:drawing>
          <wp:anchor distT="0" distB="0" distL="114300" distR="114300" simplePos="0" relativeHeight="251665408"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3"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1" descr="defb9c35bcb4e8590eefef44dc2d809"/>
                    <pic:cNvPicPr>
                      <a:picLocks noChangeAspect="1"/>
                    </pic:cNvPicPr>
                  </pic:nvPicPr>
                  <pic:blipFill>
                    <a:blip r:embed="rId20"/>
                    <a:stretch>
                      <a:fillRect/>
                    </a:stretch>
                  </pic:blipFill>
                  <pic:spPr>
                    <a:xfrm>
                      <a:off x="0" y="0"/>
                      <a:ext cx="1512570" cy="2140585"/>
                    </a:xfrm>
                    <a:prstGeom prst="rect">
                      <a:avLst/>
                    </a:prstGeom>
                    <a:noFill/>
                    <a:ln>
                      <a:noFill/>
                    </a:ln>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文旅集团”）完全控股领导，企业转型为国有企业。在文旅集团的统一领导下，华越体育深度践行国家关于体育和教育的指导思想和战略方针，积极响应“全民健身”、“体育强国”等国家战略，配合落实教育部关于“教育数字化”、“服务双减”等教育战略，并在东阳市、杭州市均设有分/子公司</w:t>
      </w:r>
      <w:r>
        <w:rPr>
          <w:rFonts w:hint="eastAsia"/>
          <w:lang w:val="en-US" w:eastAsia="zh-CN"/>
        </w:rPr>
        <w:t>。"N+"是浙江华越体育文化发展有限公司培育的子品牌，主营青训育才产业。</w:t>
      </w:r>
    </w:p>
    <w:p w14:paraId="2E453BD2">
      <w:pPr>
        <w:bidi w:val="0"/>
        <w:rPr>
          <w:rFonts w:hint="eastAsia"/>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在文旅集团的领导指挥和战略部署下，形成体育教育产业三大重点战略发展板块，一是青少年体育教育板块；二是全民健身场馆运维板块；三是数字化智慧体育功能平台板块。</w:t>
      </w:r>
    </w:p>
    <w:p w14:paraId="36C46A08">
      <w:pPr>
        <w:bidi w:val="0"/>
        <w:rPr>
          <w:rFonts w:hint="eastAsia"/>
          <w:lang w:val="en-US" w:eastAsia="zh-CN"/>
        </w:rPr>
      </w:pPr>
      <w:commentRangeStart w:id="3"/>
      <w:r>
        <w:rPr>
          <w:rFonts w:hint="eastAsia"/>
          <w:lang w:val="en-US" w:eastAsia="zh-CN"/>
        </w:rPr>
        <w:t>"</w:t>
      </w:r>
      <w:commentRangeEnd w:id="3"/>
      <w:r>
        <w:commentReference w:id="3"/>
      </w:r>
      <w:r>
        <w:rPr>
          <w:rFonts w:hint="eastAsia"/>
          <w:lang w:val="en-US" w:eastAsia="zh-CN"/>
        </w:rPr>
        <w:t>N+"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w:t>
      </w:r>
      <w:r>
        <w:rPr>
          <w:rFonts w:hint="eastAsia"/>
        </w:rPr>
        <w:t>已凝聚了杭城羽毛球、跆拳道、篮球、足球</w:t>
      </w:r>
      <w:r>
        <w:rPr>
          <w:rFonts w:hint="eastAsia"/>
          <w:lang w:eastAsia="zh-CN"/>
        </w:rPr>
        <w:t>、</w:t>
      </w:r>
      <w:r>
        <w:rPr>
          <w:rFonts w:hint="eastAsia"/>
          <w:lang w:val="en-US" w:eastAsia="zh-CN"/>
        </w:rPr>
        <w:t>乒乓球</w:t>
      </w:r>
      <w:r>
        <w:rPr>
          <w:rFonts w:hint="eastAsia"/>
        </w:rPr>
        <w:t>等多样化项目资源，致力于提升杭城校园的体育教育服务</w:t>
      </w:r>
      <w:r>
        <w:rPr>
          <w:rFonts w:hint="eastAsia"/>
          <w:lang w:eastAsia="zh-CN"/>
        </w:rPr>
        <w:t>，</w:t>
      </w:r>
      <w:r>
        <w:rPr>
          <w:rFonts w:hint="eastAsia"/>
          <w:lang w:val="en-US" w:eastAsia="zh-CN"/>
        </w:rPr>
        <w:t>并已成功入选杭州市</w:t>
      </w:r>
      <w:r>
        <w:rPr>
          <w:rFonts w:hint="eastAsia"/>
          <w:color w:val="auto"/>
          <w:lang w:val="en-US" w:eastAsia="zh-CN"/>
        </w:rPr>
        <w:t>各区</w:t>
      </w:r>
      <w:commentRangeStart w:id="4"/>
      <w:r>
        <w:rPr>
          <w:rFonts w:hint="eastAsia"/>
          <w:color w:val="auto"/>
          <w:lang w:val="en-US" w:eastAsia="zh-CN"/>
        </w:rPr>
        <w:t>(合作学校所在区）</w:t>
      </w:r>
      <w:commentRangeEnd w:id="4"/>
      <w:r>
        <w:rPr>
          <w:color w:val="auto"/>
        </w:rPr>
        <w:commentReference w:id="4"/>
      </w:r>
      <w:r>
        <w:rPr>
          <w:rFonts w:hint="eastAsia"/>
          <w:lang w:val="en-US" w:eastAsia="zh-CN"/>
        </w:rPr>
        <w:t>非学科类校外培训机构参与学校课后服务"白名单"。</w:t>
      </w:r>
    </w:p>
    <w:p w14:paraId="65049AD9">
      <w:pPr>
        <w:pStyle w:val="3"/>
        <w:keepNext/>
        <w:keepLines/>
        <w:pageBreakBefore/>
        <w:widowControl/>
        <w:numPr>
          <w:ilvl w:val="0"/>
          <w:numId w:val="0"/>
        </w:numPr>
        <w:kinsoku/>
        <w:wordWrap/>
        <w:overflowPunct/>
        <w:topLinePunct w:val="0"/>
        <w:autoSpaceDE w:val="0"/>
        <w:autoSpaceDN w:val="0"/>
        <w:bidi w:val="0"/>
        <w:adjustRightInd w:val="0"/>
        <w:snapToGrid w:val="0"/>
        <w:spacing w:line="413" w:lineRule="auto"/>
        <w:ind w:leftChars="0" w:firstLine="643" w:firstLineChars="200"/>
        <w:textAlignment w:val="baseline"/>
        <w:rPr>
          <w:rFonts w:hint="eastAsia"/>
          <w:lang w:val="en-US" w:eastAsia="zh-CN"/>
        </w:rPr>
      </w:pPr>
      <w:bookmarkStart w:id="4" w:name="_Toc13391"/>
      <w:r>
        <w:rPr>
          <w:rFonts w:hint="eastAsia"/>
          <w:lang w:val="en-US" w:eastAsia="zh-CN"/>
        </w:rPr>
        <w:t>（三）项目概览</w:t>
      </w:r>
      <w:bookmarkEnd w:id="4"/>
    </w:p>
    <w:p w14:paraId="288B0C87">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100" w:firstLine="640" w:firstLineChars="200"/>
        <w:jc w:val="left"/>
        <w:textAlignment w:val="baseline"/>
        <w:rPr>
          <w:rFonts w:hint="default"/>
          <w:lang w:val="en-US" w:eastAsia="zh-CN"/>
        </w:rPr>
        <w:pPrChange w:id="3" w:author="张琦" w:date="2026-01-16T14:25: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417" w:firstLineChars="0"/>
            <w:jc w:val="left"/>
            <w:textAlignment w:val="baseline"/>
          </w:pPr>
        </w:pPrChange>
      </w:pPr>
      <w:r>
        <w:rPr>
          <w:rFonts w:hint="eastAsia"/>
          <w:lang w:val="en-US" w:eastAsia="zh-CN"/>
        </w:rPr>
        <w:t>本学期根据学校情况以及学员报名情况，于校内开设课程包含篮球兴趣班、篮球梯队、校队班以及暑假班课程，具体如下所示（课程人数包含个别中途退出学员）:</w:t>
      </w:r>
    </w:p>
    <w:tbl>
      <w:tblPr>
        <w:tblStyle w:val="14"/>
        <w:tblW w:w="81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3"/>
        <w:gridCol w:w="3309"/>
        <w:gridCol w:w="1689"/>
        <w:gridCol w:w="1077"/>
      </w:tblGrid>
      <w:tr w14:paraId="624CA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4874CB" w:sz="4" w:space="0"/>
              <w:left w:val="single" w:color="4874CB" w:sz="4" w:space="0"/>
              <w:bottom w:val="single" w:color="91AADF" w:sz="4" w:space="0"/>
              <w:right w:val="nil"/>
            </w:tcBorders>
            <w:shd w:val="clear" w:color="4874CB" w:fill="4874CB"/>
            <w:noWrap/>
            <w:vAlign w:val="center"/>
          </w:tcPr>
          <w:p w14:paraId="6A60024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309" w:type="dxa"/>
            <w:tcBorders>
              <w:top w:val="single" w:color="4874CB" w:sz="4" w:space="0"/>
              <w:left w:val="nil"/>
              <w:bottom w:val="single" w:color="91AADF" w:sz="4" w:space="0"/>
              <w:right w:val="nil"/>
            </w:tcBorders>
            <w:shd w:val="clear" w:color="4874CB" w:fill="4874CB"/>
            <w:noWrap/>
            <w:vAlign w:val="center"/>
          </w:tcPr>
          <w:p w14:paraId="2180F3C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689" w:type="dxa"/>
            <w:tcBorders>
              <w:top w:val="single" w:color="4874CB" w:sz="4" w:space="0"/>
              <w:left w:val="nil"/>
              <w:bottom w:val="single" w:color="91AADF" w:sz="4" w:space="0"/>
              <w:right w:val="nil"/>
            </w:tcBorders>
            <w:shd w:val="clear" w:color="4874CB" w:fill="4874CB"/>
            <w:noWrap/>
            <w:vAlign w:val="center"/>
          </w:tcPr>
          <w:p w14:paraId="1723F5D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FFFFFF"/>
                <w:kern w:val="0"/>
                <w:sz w:val="24"/>
                <w:szCs w:val="24"/>
                <w:u w:val="none"/>
                <w:lang w:val="en-US" w:eastAsia="zh-CN" w:bidi="ar"/>
              </w:rPr>
              <w:t>课程人数</w:t>
            </w:r>
          </w:p>
        </w:tc>
        <w:tc>
          <w:tcPr>
            <w:tcW w:w="1077" w:type="dxa"/>
            <w:tcBorders>
              <w:top w:val="single" w:color="4874CB" w:sz="4" w:space="0"/>
              <w:left w:val="nil"/>
              <w:bottom w:val="single" w:color="91AADF" w:sz="4" w:space="0"/>
              <w:right w:val="single" w:color="4874CB" w:sz="4" w:space="0"/>
            </w:tcBorders>
            <w:shd w:val="clear" w:color="4874CB" w:fill="4874CB"/>
            <w:noWrap/>
            <w:vAlign w:val="center"/>
          </w:tcPr>
          <w:p w14:paraId="2040131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16BBA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91AADF" w:sz="4" w:space="0"/>
              <w:left w:val="single" w:color="4874CB" w:sz="4" w:space="0"/>
              <w:bottom w:val="single" w:color="91AADF" w:sz="4" w:space="0"/>
              <w:right w:val="nil"/>
            </w:tcBorders>
            <w:shd w:val="clear" w:color="D9E1F4" w:fill="D9E1F4"/>
            <w:noWrap/>
            <w:vAlign w:val="center"/>
          </w:tcPr>
          <w:p w14:paraId="545FAD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篮球兴趣A班</w:t>
            </w:r>
          </w:p>
        </w:tc>
        <w:tc>
          <w:tcPr>
            <w:tcW w:w="3309" w:type="dxa"/>
            <w:tcBorders>
              <w:top w:val="single" w:color="91AADF" w:sz="4" w:space="0"/>
              <w:left w:val="nil"/>
              <w:bottom w:val="single" w:color="91AADF" w:sz="4" w:space="0"/>
              <w:right w:val="nil"/>
            </w:tcBorders>
            <w:shd w:val="clear" w:color="D9E1F4" w:fill="D9E1F4"/>
            <w:noWrap/>
            <w:vAlign w:val="center"/>
          </w:tcPr>
          <w:p w14:paraId="5FC5AEA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rPr>
            </w:pPr>
            <w:r>
              <w:rPr>
                <w:rFonts w:hint="eastAsia" w:ascii="微软雅黑" w:hAnsi="微软雅黑" w:eastAsia="微软雅黑" w:cs="微软雅黑"/>
                <w:i w:val="0"/>
                <w:iCs w:val="0"/>
                <w:snapToGrid w:val="0"/>
                <w:color w:val="000000"/>
                <w:kern w:val="0"/>
                <w:sz w:val="24"/>
                <w:szCs w:val="24"/>
                <w:u w:val="none"/>
                <w:lang w:val="en-US" w:eastAsia="zh-CN" w:bidi="ar"/>
              </w:rPr>
              <w:t>周五 15：55-16：55</w:t>
            </w:r>
          </w:p>
        </w:tc>
        <w:tc>
          <w:tcPr>
            <w:tcW w:w="1689" w:type="dxa"/>
            <w:tcBorders>
              <w:top w:val="single" w:color="91AADF" w:sz="4" w:space="0"/>
              <w:left w:val="nil"/>
              <w:bottom w:val="single" w:color="91AADF" w:sz="4" w:space="0"/>
              <w:right w:val="nil"/>
            </w:tcBorders>
            <w:shd w:val="clear" w:color="D9E1F4" w:fill="D9E1F4"/>
            <w:noWrap/>
            <w:vAlign w:val="center"/>
          </w:tcPr>
          <w:p w14:paraId="10B4FBB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32</w:t>
            </w:r>
          </w:p>
        </w:tc>
        <w:tc>
          <w:tcPr>
            <w:tcW w:w="1077" w:type="dxa"/>
            <w:tcBorders>
              <w:top w:val="single" w:color="91AADF" w:sz="4" w:space="0"/>
              <w:left w:val="nil"/>
              <w:bottom w:val="single" w:color="91AADF" w:sz="4" w:space="0"/>
              <w:right w:val="single" w:color="4874CB" w:sz="4" w:space="0"/>
            </w:tcBorders>
            <w:shd w:val="clear" w:color="D9E1F4" w:fill="D9E1F4"/>
            <w:noWrap/>
            <w:vAlign w:val="center"/>
          </w:tcPr>
          <w:p w14:paraId="7C08E82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16</w:t>
            </w:r>
          </w:p>
        </w:tc>
      </w:tr>
      <w:tr w14:paraId="33086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91AADF" w:sz="4" w:space="0"/>
              <w:left w:val="single" w:color="4874CB" w:sz="4" w:space="0"/>
              <w:bottom w:val="single" w:color="91AADF" w:sz="4" w:space="0"/>
              <w:right w:val="nil"/>
            </w:tcBorders>
            <w:noWrap/>
            <w:vAlign w:val="center"/>
          </w:tcPr>
          <w:p w14:paraId="73ACAE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篮球兴趣B班</w:t>
            </w:r>
          </w:p>
        </w:tc>
        <w:tc>
          <w:tcPr>
            <w:tcW w:w="3309" w:type="dxa"/>
            <w:tcBorders>
              <w:top w:val="single" w:color="91AADF" w:sz="4" w:space="0"/>
              <w:left w:val="nil"/>
              <w:bottom w:val="single" w:color="91AADF" w:sz="4" w:space="0"/>
              <w:right w:val="nil"/>
            </w:tcBorders>
            <w:noWrap/>
            <w:vAlign w:val="center"/>
          </w:tcPr>
          <w:p w14:paraId="23D9834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周五 17：00-18：00</w:t>
            </w:r>
          </w:p>
        </w:tc>
        <w:tc>
          <w:tcPr>
            <w:tcW w:w="1689" w:type="dxa"/>
            <w:tcBorders>
              <w:top w:val="single" w:color="91AADF" w:sz="4" w:space="0"/>
              <w:left w:val="nil"/>
              <w:bottom w:val="single" w:color="91AADF" w:sz="4" w:space="0"/>
              <w:right w:val="nil"/>
            </w:tcBorders>
            <w:noWrap/>
            <w:vAlign w:val="center"/>
          </w:tcPr>
          <w:p w14:paraId="7175E00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17</w:t>
            </w:r>
          </w:p>
        </w:tc>
        <w:tc>
          <w:tcPr>
            <w:tcW w:w="1077" w:type="dxa"/>
            <w:tcBorders>
              <w:top w:val="single" w:color="91AADF" w:sz="4" w:space="0"/>
              <w:left w:val="nil"/>
              <w:bottom w:val="single" w:color="91AADF" w:sz="4" w:space="0"/>
              <w:right w:val="single" w:color="4874CB" w:sz="4" w:space="0"/>
            </w:tcBorders>
            <w:noWrap/>
            <w:vAlign w:val="center"/>
          </w:tcPr>
          <w:p w14:paraId="66641A0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6D94B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91AADF" w:sz="4" w:space="0"/>
              <w:left w:val="single" w:color="4874CB" w:sz="4" w:space="0"/>
              <w:bottom w:val="single" w:color="91AADF" w:sz="4" w:space="0"/>
              <w:right w:val="nil"/>
            </w:tcBorders>
            <w:shd w:val="clear" w:color="D9E1F4" w:fill="D9E1F4"/>
            <w:noWrap/>
            <w:vAlign w:val="center"/>
          </w:tcPr>
          <w:p w14:paraId="391DE58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rPr>
            </w:pPr>
            <w:r>
              <w:rPr>
                <w:rFonts w:hint="eastAsia" w:ascii="微软雅黑" w:hAnsi="微软雅黑" w:eastAsia="微软雅黑" w:cs="微软雅黑"/>
                <w:i w:val="0"/>
                <w:iCs w:val="0"/>
                <w:snapToGrid w:val="0"/>
                <w:color w:val="000000"/>
                <w:kern w:val="0"/>
                <w:sz w:val="24"/>
                <w:szCs w:val="24"/>
                <w:u w:val="none"/>
                <w:lang w:val="en-US" w:eastAsia="zh-CN" w:bidi="ar"/>
              </w:rPr>
              <w:t>周六精英班</w:t>
            </w:r>
          </w:p>
        </w:tc>
        <w:tc>
          <w:tcPr>
            <w:tcW w:w="3309" w:type="dxa"/>
            <w:tcBorders>
              <w:top w:val="single" w:color="91AADF" w:sz="4" w:space="0"/>
              <w:left w:val="nil"/>
              <w:bottom w:val="single" w:color="91AADF" w:sz="4" w:space="0"/>
              <w:right w:val="nil"/>
            </w:tcBorders>
            <w:shd w:val="clear" w:color="D9E1F4" w:fill="D9E1F4"/>
            <w:noWrap/>
            <w:vAlign w:val="center"/>
          </w:tcPr>
          <w:p w14:paraId="153E201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周六 9：30-11：00</w:t>
            </w:r>
          </w:p>
        </w:tc>
        <w:tc>
          <w:tcPr>
            <w:tcW w:w="1689" w:type="dxa"/>
            <w:tcBorders>
              <w:top w:val="single" w:color="91AADF" w:sz="4" w:space="0"/>
              <w:left w:val="nil"/>
              <w:bottom w:val="single" w:color="91AADF" w:sz="4" w:space="0"/>
              <w:right w:val="nil"/>
            </w:tcBorders>
            <w:shd w:val="clear" w:color="D9E1F4" w:fill="D9E1F4"/>
            <w:noWrap/>
            <w:vAlign w:val="center"/>
          </w:tcPr>
          <w:p w14:paraId="03998B8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6</w:t>
            </w:r>
          </w:p>
        </w:tc>
        <w:tc>
          <w:tcPr>
            <w:tcW w:w="1077" w:type="dxa"/>
            <w:tcBorders>
              <w:top w:val="single" w:color="91AADF" w:sz="4" w:space="0"/>
              <w:left w:val="nil"/>
              <w:bottom w:val="single" w:color="91AADF" w:sz="4" w:space="0"/>
              <w:right w:val="single" w:color="4874CB" w:sz="4" w:space="0"/>
            </w:tcBorders>
            <w:shd w:val="clear" w:color="D9E1F4" w:fill="D9E1F4"/>
            <w:noWrap/>
            <w:vAlign w:val="center"/>
          </w:tcPr>
          <w:p w14:paraId="06D1F99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rPr>
            </w:pPr>
            <w:r>
              <w:rPr>
                <w:rFonts w:hint="eastAsia" w:ascii="微软雅黑" w:hAnsi="微软雅黑" w:eastAsia="微软雅黑" w:cs="微软雅黑"/>
                <w:i w:val="0"/>
                <w:iCs w:val="0"/>
                <w:snapToGrid w:val="0"/>
                <w:color w:val="000000"/>
                <w:kern w:val="0"/>
                <w:sz w:val="24"/>
                <w:szCs w:val="24"/>
                <w:u w:val="none"/>
                <w:lang w:val="en-US" w:eastAsia="zh-CN" w:bidi="ar"/>
              </w:rPr>
              <w:t>14</w:t>
            </w:r>
          </w:p>
        </w:tc>
      </w:tr>
      <w:tr w14:paraId="0106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91AADF" w:sz="4" w:space="0"/>
              <w:left w:val="single" w:color="4874CB" w:sz="4" w:space="0"/>
              <w:bottom w:val="single" w:color="91AADF" w:sz="4" w:space="0"/>
              <w:right w:val="nil"/>
            </w:tcBorders>
            <w:noWrap/>
            <w:vAlign w:val="center"/>
          </w:tcPr>
          <w:p w14:paraId="2B7430E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篮球梯队班</w:t>
            </w:r>
          </w:p>
        </w:tc>
        <w:tc>
          <w:tcPr>
            <w:tcW w:w="3309" w:type="dxa"/>
            <w:tcBorders>
              <w:top w:val="single" w:color="91AADF" w:sz="4" w:space="0"/>
              <w:left w:val="nil"/>
              <w:bottom w:val="single" w:color="91AADF" w:sz="4" w:space="0"/>
              <w:right w:val="nil"/>
            </w:tcBorders>
            <w:noWrap/>
            <w:vAlign w:val="center"/>
          </w:tcPr>
          <w:p w14:paraId="1FA7743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 17：00-18：00</w:t>
            </w:r>
          </w:p>
          <w:p w14:paraId="166F15F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周六 13：30-15：00</w:t>
            </w:r>
          </w:p>
        </w:tc>
        <w:tc>
          <w:tcPr>
            <w:tcW w:w="1689" w:type="dxa"/>
            <w:tcBorders>
              <w:top w:val="single" w:color="91AADF" w:sz="4" w:space="0"/>
              <w:left w:val="nil"/>
              <w:bottom w:val="single" w:color="91AADF" w:sz="4" w:space="0"/>
              <w:right w:val="nil"/>
            </w:tcBorders>
            <w:noWrap/>
            <w:vAlign w:val="center"/>
          </w:tcPr>
          <w:p w14:paraId="23EAF25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13</w:t>
            </w:r>
          </w:p>
        </w:tc>
        <w:tc>
          <w:tcPr>
            <w:tcW w:w="1077" w:type="dxa"/>
            <w:tcBorders>
              <w:top w:val="single" w:color="91AADF" w:sz="4" w:space="0"/>
              <w:left w:val="nil"/>
              <w:bottom w:val="single" w:color="91AADF" w:sz="4" w:space="0"/>
              <w:right w:val="single" w:color="4874CB" w:sz="4" w:space="0"/>
            </w:tcBorders>
            <w:noWrap/>
            <w:vAlign w:val="center"/>
          </w:tcPr>
          <w:p w14:paraId="7B25E34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32</w:t>
            </w:r>
          </w:p>
        </w:tc>
      </w:tr>
      <w:tr w14:paraId="0515E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2063" w:type="dxa"/>
            <w:tcBorders>
              <w:top w:val="single" w:color="91AADF" w:sz="4" w:space="0"/>
              <w:left w:val="single" w:color="4874CB" w:sz="4" w:space="0"/>
              <w:bottom w:val="single" w:color="91AADF" w:sz="4" w:space="0"/>
              <w:right w:val="nil"/>
            </w:tcBorders>
            <w:shd w:val="clear" w:color="D9E1F4" w:fill="D9E1F4"/>
            <w:noWrap/>
            <w:vAlign w:val="center"/>
          </w:tcPr>
          <w:p w14:paraId="1FA1A6A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篮球校队</w:t>
            </w:r>
          </w:p>
        </w:tc>
        <w:tc>
          <w:tcPr>
            <w:tcW w:w="3309" w:type="dxa"/>
            <w:tcBorders>
              <w:top w:val="single" w:color="91AADF" w:sz="4" w:space="0"/>
              <w:left w:val="nil"/>
              <w:bottom w:val="single" w:color="91AADF" w:sz="4" w:space="0"/>
              <w:right w:val="nil"/>
            </w:tcBorders>
            <w:shd w:val="clear" w:color="D9E1F4" w:fill="D9E1F4"/>
            <w:noWrap w:val="0"/>
            <w:vAlign w:val="center"/>
          </w:tcPr>
          <w:p w14:paraId="4E81A985">
            <w:pPr>
              <w:keepNext w:val="0"/>
              <w:keepLines w:val="0"/>
              <w:pageBreakBefore w:val="0"/>
              <w:widowControl/>
              <w:suppressLineNumbers w:val="0"/>
              <w:kinsoku/>
              <w:wordWrap/>
              <w:overflowPunct/>
              <w:topLinePunct w:val="0"/>
              <w:autoSpaceDE w:val="0"/>
              <w:autoSpaceDN w:val="0"/>
              <w:bidi w:val="0"/>
              <w:adjustRightInd w:val="0"/>
              <w:snapToGrid w:val="0"/>
              <w:spacing w:line="480" w:lineRule="exact"/>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周一至周五 06：55- 08：05</w:t>
            </w:r>
          </w:p>
          <w:p w14:paraId="7B2AE3C7">
            <w:pPr>
              <w:keepNext w:val="0"/>
              <w:keepLines w:val="0"/>
              <w:pageBreakBefore w:val="0"/>
              <w:widowControl/>
              <w:suppressLineNumbers w:val="0"/>
              <w:kinsoku/>
              <w:wordWrap/>
              <w:overflowPunct/>
              <w:topLinePunct w:val="0"/>
              <w:autoSpaceDE w:val="0"/>
              <w:autoSpaceDN w:val="0"/>
              <w:bidi w:val="0"/>
              <w:adjustRightInd w:val="0"/>
              <w:snapToGrid w:val="0"/>
              <w:spacing w:line="480" w:lineRule="exact"/>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周六15：00- 17：05</w:t>
            </w:r>
          </w:p>
        </w:tc>
        <w:tc>
          <w:tcPr>
            <w:tcW w:w="1689" w:type="dxa"/>
            <w:tcBorders>
              <w:top w:val="single" w:color="91AADF" w:sz="4" w:space="0"/>
              <w:left w:val="nil"/>
              <w:bottom w:val="single" w:color="91AADF" w:sz="4" w:space="0"/>
              <w:right w:val="nil"/>
            </w:tcBorders>
            <w:shd w:val="clear" w:color="D9E1F4" w:fill="D9E1F4"/>
            <w:noWrap/>
            <w:vAlign w:val="center"/>
          </w:tcPr>
          <w:p w14:paraId="7B6EF02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15</w:t>
            </w:r>
          </w:p>
        </w:tc>
        <w:tc>
          <w:tcPr>
            <w:tcW w:w="1077" w:type="dxa"/>
            <w:tcBorders>
              <w:top w:val="single" w:color="91AADF" w:sz="4" w:space="0"/>
              <w:left w:val="nil"/>
              <w:bottom w:val="single" w:color="91AADF" w:sz="4" w:space="0"/>
              <w:right w:val="single" w:color="4874CB" w:sz="4" w:space="0"/>
            </w:tcBorders>
            <w:shd w:val="clear" w:color="D9E1F4" w:fill="D9E1F4"/>
            <w:noWrap/>
            <w:vAlign w:val="center"/>
          </w:tcPr>
          <w:p w14:paraId="3797D49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110</w:t>
            </w:r>
          </w:p>
        </w:tc>
      </w:tr>
      <w:tr w14:paraId="682FE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8" w:hRule="atLeast"/>
          <w:jc w:val="center"/>
        </w:trPr>
        <w:tc>
          <w:tcPr>
            <w:tcW w:w="2063" w:type="dxa"/>
            <w:tcBorders>
              <w:top w:val="single" w:color="91AADF" w:sz="4" w:space="0"/>
              <w:left w:val="single" w:color="4874CB" w:sz="4" w:space="0"/>
              <w:bottom w:val="single" w:color="91AADF" w:sz="4" w:space="0"/>
              <w:right w:val="nil"/>
            </w:tcBorders>
            <w:noWrap/>
            <w:vAlign w:val="center"/>
          </w:tcPr>
          <w:p w14:paraId="06EDF541">
            <w:pPr>
              <w:keepNext w:val="0"/>
              <w:keepLines w:val="0"/>
              <w:pageBreakBefore w:val="0"/>
              <w:widowControl/>
              <w:suppressLineNumbers w:val="0"/>
              <w:kinsoku/>
              <w:wordWrap/>
              <w:overflowPunct/>
              <w:topLinePunct w:val="0"/>
              <w:autoSpaceDE w:val="0"/>
              <w:autoSpaceDN w:val="0"/>
              <w:bidi w:val="0"/>
              <w:adjustRightInd w:val="0"/>
              <w:snapToGrid w:val="0"/>
              <w:spacing w:line="480" w:lineRule="exact"/>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校队梯队暑假</w:t>
            </w:r>
          </w:p>
          <w:p w14:paraId="36D6322E">
            <w:pPr>
              <w:keepNext w:val="0"/>
              <w:keepLines w:val="0"/>
              <w:pageBreakBefore w:val="0"/>
              <w:widowControl/>
              <w:suppressLineNumbers w:val="0"/>
              <w:kinsoku/>
              <w:wordWrap/>
              <w:overflowPunct/>
              <w:topLinePunct w:val="0"/>
              <w:autoSpaceDE w:val="0"/>
              <w:autoSpaceDN w:val="0"/>
              <w:bidi w:val="0"/>
              <w:adjustRightInd w:val="0"/>
              <w:snapToGrid w:val="0"/>
              <w:spacing w:line="480" w:lineRule="exact"/>
              <w:ind w:left="0" w:leftChars="0" w:firstLine="0" w:firstLineChars="0"/>
              <w:jc w:val="center"/>
              <w:textAlignment w:val="center"/>
              <w:rPr>
                <w:rFonts w:hint="default" w:ascii="微软雅黑" w:hAnsi="微软雅黑" w:eastAsia="微软雅黑" w:cs="微软雅黑"/>
                <w:i w:val="0"/>
                <w:iCs w:val="0"/>
                <w:snapToGrid w:val="0"/>
                <w:color w:val="000000"/>
                <w:kern w:val="2"/>
                <w:sz w:val="24"/>
                <w:szCs w:val="24"/>
                <w:u w:val="none"/>
                <w:lang w:val="en-US" w:eastAsia="zh-CN" w:bidi="ar-SA"/>
              </w:rPr>
            </w:pPr>
            <w:r>
              <w:rPr>
                <w:rFonts w:hint="eastAsia" w:ascii="微软雅黑" w:hAnsi="微软雅黑" w:eastAsia="微软雅黑" w:cs="微软雅黑"/>
                <w:i w:val="0"/>
                <w:iCs w:val="0"/>
                <w:snapToGrid w:val="0"/>
                <w:color w:val="000000"/>
                <w:kern w:val="0"/>
                <w:sz w:val="24"/>
                <w:szCs w:val="24"/>
                <w:u w:val="none"/>
                <w:lang w:val="en-US" w:eastAsia="zh-CN" w:bidi="ar"/>
              </w:rPr>
              <w:t>集训班</w:t>
            </w:r>
          </w:p>
        </w:tc>
        <w:tc>
          <w:tcPr>
            <w:tcW w:w="3309" w:type="dxa"/>
            <w:tcBorders>
              <w:top w:val="single" w:color="91AADF" w:sz="4" w:space="0"/>
              <w:left w:val="nil"/>
              <w:bottom w:val="single" w:color="91AADF" w:sz="4" w:space="0"/>
              <w:right w:val="nil"/>
            </w:tcBorders>
            <w:noWrap w:val="0"/>
            <w:vAlign w:val="center"/>
          </w:tcPr>
          <w:p w14:paraId="5C9811F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2025年6月30日-7月8日</w:t>
            </w:r>
          </w:p>
          <w:p w14:paraId="469BEE5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8月25日-8月30日</w:t>
            </w:r>
          </w:p>
          <w:p w14:paraId="4D8983A5">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 xml:space="preserve"> 16：00- 17：30</w:t>
            </w:r>
          </w:p>
        </w:tc>
        <w:tc>
          <w:tcPr>
            <w:tcW w:w="1689" w:type="dxa"/>
            <w:tcBorders>
              <w:top w:val="single" w:color="91AADF" w:sz="4" w:space="0"/>
              <w:left w:val="nil"/>
              <w:bottom w:val="single" w:color="91AADF" w:sz="4" w:space="0"/>
              <w:right w:val="nil"/>
            </w:tcBorders>
            <w:noWrap/>
            <w:vAlign w:val="center"/>
          </w:tcPr>
          <w:p w14:paraId="0360C3F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2"/>
                <w:sz w:val="24"/>
                <w:szCs w:val="24"/>
                <w:u w:val="none"/>
                <w:lang w:val="en-US" w:eastAsia="zh-CN" w:bidi="ar-SA"/>
              </w:rPr>
            </w:pPr>
            <w:r>
              <w:rPr>
                <w:rFonts w:hint="eastAsia" w:ascii="微软雅黑" w:hAnsi="微软雅黑" w:eastAsia="微软雅黑" w:cs="微软雅黑"/>
                <w:i w:val="0"/>
                <w:iCs w:val="0"/>
                <w:snapToGrid w:val="0"/>
                <w:color w:val="000000"/>
                <w:kern w:val="2"/>
                <w:sz w:val="24"/>
                <w:szCs w:val="24"/>
                <w:u w:val="none"/>
                <w:lang w:val="en-US" w:eastAsia="zh-CN" w:bidi="ar-SA"/>
              </w:rPr>
              <w:t>20</w:t>
            </w:r>
          </w:p>
        </w:tc>
        <w:tc>
          <w:tcPr>
            <w:tcW w:w="1077" w:type="dxa"/>
            <w:tcBorders>
              <w:top w:val="single" w:color="91AADF" w:sz="4" w:space="0"/>
              <w:left w:val="nil"/>
              <w:bottom w:val="single" w:color="91AADF" w:sz="4" w:space="0"/>
              <w:right w:val="single" w:color="4874CB" w:sz="4" w:space="0"/>
            </w:tcBorders>
            <w:noWrap/>
            <w:vAlign w:val="center"/>
          </w:tcPr>
          <w:p w14:paraId="0617EB7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2"/>
                <w:sz w:val="24"/>
                <w:szCs w:val="24"/>
                <w:u w:val="none"/>
                <w:lang w:val="en-US" w:eastAsia="zh-CN" w:bidi="ar-SA"/>
              </w:rPr>
            </w:pPr>
            <w:r>
              <w:rPr>
                <w:rFonts w:hint="eastAsia" w:ascii="微软雅黑" w:hAnsi="微软雅黑" w:eastAsia="微软雅黑" w:cs="微软雅黑"/>
                <w:i w:val="0"/>
                <w:iCs w:val="0"/>
                <w:snapToGrid w:val="0"/>
                <w:color w:val="000000"/>
                <w:kern w:val="2"/>
                <w:sz w:val="24"/>
                <w:szCs w:val="24"/>
                <w:u w:val="none"/>
                <w:lang w:val="en-US" w:eastAsia="zh-CN" w:bidi="ar-SA"/>
              </w:rPr>
              <w:t>16</w:t>
            </w:r>
          </w:p>
        </w:tc>
      </w:tr>
      <w:tr w14:paraId="6CE4C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9" w:hRule="atLeast"/>
          <w:jc w:val="center"/>
        </w:trPr>
        <w:tc>
          <w:tcPr>
            <w:tcW w:w="2063" w:type="dxa"/>
            <w:tcBorders>
              <w:top w:val="single" w:color="91AADF" w:sz="4" w:space="0"/>
              <w:left w:val="single" w:color="4874CB" w:sz="4" w:space="0"/>
              <w:bottom w:val="single" w:color="4874CB" w:sz="4" w:space="0"/>
              <w:right w:val="nil"/>
            </w:tcBorders>
            <w:shd w:val="clear" w:color="D9E1F4" w:fill="D9E1F4"/>
            <w:noWrap/>
            <w:vAlign w:val="center"/>
          </w:tcPr>
          <w:p w14:paraId="1465DA0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暑假兴趣班</w:t>
            </w:r>
          </w:p>
        </w:tc>
        <w:tc>
          <w:tcPr>
            <w:tcW w:w="3309" w:type="dxa"/>
            <w:tcBorders>
              <w:top w:val="single" w:color="91AADF" w:sz="4" w:space="0"/>
              <w:left w:val="nil"/>
              <w:bottom w:val="single" w:color="4874CB" w:sz="4" w:space="0"/>
              <w:right w:val="nil"/>
            </w:tcBorders>
            <w:shd w:val="clear" w:color="D9E1F4" w:fill="D9E1F4"/>
            <w:noWrap w:val="0"/>
            <w:vAlign w:val="center"/>
          </w:tcPr>
          <w:p w14:paraId="6487D90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2025年6月30日-7月9日</w:t>
            </w:r>
          </w:p>
          <w:p w14:paraId="3F1D8C7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 xml:space="preserve"> 9：00-10：30</w:t>
            </w:r>
          </w:p>
        </w:tc>
        <w:tc>
          <w:tcPr>
            <w:tcW w:w="1689" w:type="dxa"/>
            <w:tcBorders>
              <w:top w:val="single" w:color="91AADF" w:sz="4" w:space="0"/>
              <w:left w:val="nil"/>
              <w:bottom w:val="single" w:color="4874CB" w:sz="4" w:space="0"/>
              <w:right w:val="nil"/>
            </w:tcBorders>
            <w:shd w:val="clear" w:color="D9E1F4" w:fill="D9E1F4"/>
            <w:noWrap/>
            <w:vAlign w:val="center"/>
          </w:tcPr>
          <w:p w14:paraId="1D58D45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7</w:t>
            </w:r>
          </w:p>
        </w:tc>
        <w:tc>
          <w:tcPr>
            <w:tcW w:w="1077" w:type="dxa"/>
            <w:tcBorders>
              <w:top w:val="single" w:color="91AADF" w:sz="4" w:space="0"/>
              <w:left w:val="nil"/>
              <w:bottom w:val="single" w:color="4874CB" w:sz="4" w:space="0"/>
              <w:right w:val="single" w:color="4874CB" w:sz="4" w:space="0"/>
            </w:tcBorders>
            <w:shd w:val="clear" w:color="D9E1F4" w:fill="D9E1F4"/>
            <w:noWrap/>
            <w:vAlign w:val="center"/>
          </w:tcPr>
          <w:p w14:paraId="19F7602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10</w:t>
            </w:r>
          </w:p>
        </w:tc>
      </w:tr>
    </w:tbl>
    <w:p w14:paraId="586E09B4">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rPr>
          <w:rFonts w:hint="eastAsia"/>
          <w:lang w:val="en-US" w:eastAsia="zh-CN"/>
        </w:rPr>
        <w:t xml:space="preserve">表1 </w:t>
      </w:r>
      <w:commentRangeStart w:id="5"/>
      <w:r>
        <w:rPr>
          <w:rFonts w:hint="eastAsia"/>
          <w:lang w:eastAsia="zh-CN"/>
        </w:rPr>
        <w:t>课程设置情况表</w:t>
      </w:r>
      <w:commentRangeEnd w:id="5"/>
      <w:r>
        <w:commentReference w:id="5"/>
      </w:r>
    </w:p>
    <w:p w14:paraId="671E809B">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5" w:name="_Toc31094"/>
      <w:r>
        <w:rPr>
          <w:rFonts w:hint="eastAsia"/>
          <w:lang w:val="en-US" w:eastAsia="zh-CN"/>
        </w:rPr>
        <w:t>体育服务内容</w:t>
      </w:r>
      <w:bookmarkEnd w:id="5"/>
    </w:p>
    <w:p w14:paraId="12891641">
      <w:pPr>
        <w:pStyle w:val="3"/>
        <w:numPr>
          <w:ilvl w:val="0"/>
          <w:numId w:val="0"/>
        </w:numPr>
        <w:bidi w:val="0"/>
        <w:ind w:leftChars="0"/>
        <w:rPr>
          <w:rFonts w:hint="eastAsia"/>
          <w:lang w:val="en-US" w:eastAsia="zh-CN"/>
        </w:rPr>
      </w:pPr>
      <w:r>
        <w:rPr>
          <w:rFonts w:hint="eastAsia"/>
          <w:lang w:val="en-US" w:eastAsia="zh-CN"/>
        </w:rPr>
        <w:t xml:space="preserve">    </w:t>
      </w:r>
      <w:bookmarkStart w:id="6" w:name="_Toc27150"/>
      <w:r>
        <w:rPr>
          <w:rFonts w:hint="eastAsia"/>
          <w:lang w:val="en-US" w:eastAsia="zh-CN"/>
        </w:rPr>
        <w:t>（一）课程内容介绍</w:t>
      </w:r>
      <w:bookmarkEnd w:id="6"/>
    </w:p>
    <w:p w14:paraId="57962524">
      <w:pPr>
        <w:bidi w:val="0"/>
        <w:rPr>
          <w:rFonts w:hint="eastAsia"/>
          <w:lang w:val="en-US" w:eastAsia="zh-CN"/>
        </w:rPr>
      </w:pPr>
      <w:r>
        <w:commentReference w:id="6"/>
      </w:r>
      <w:r>
        <w:rPr>
          <w:rFonts w:hint="eastAsia"/>
          <w:lang w:val="en-US" w:eastAsia="zh-CN"/>
        </w:rPr>
        <w:t>华越体育立足丁兰第三小学"健康第一、五育融合"的育人导向，以专业视角系统构建分层递进的篮球课程生态。</w:t>
      </w:r>
      <w:r>
        <w:commentReference w:id="7"/>
      </w:r>
      <w:r>
        <w:rPr>
          <w:rFonts w:hint="eastAsia"/>
          <w:lang w:val="en-US" w:eastAsia="zh-CN"/>
        </w:rPr>
        <w:t>基于学校场地资源现状、学生发展梯度需求及特色学校建设规划，通过科学论证与校方深度协同，精准设计"兴趣普及—能力进阶—精英锻造"三级课程架构，实现从基础覆盖到卓越发展的有机贯通。</w:t>
      </w:r>
    </w:p>
    <w:p w14:paraId="0972C47D">
      <w:pPr>
        <w:bidi w:val="0"/>
        <w:rPr>
          <w:rFonts w:hint="eastAsia"/>
          <w:lang w:val="en-US" w:eastAsia="zh-CN"/>
        </w:rPr>
      </w:pPr>
      <w:r>
        <w:commentReference w:id="8"/>
      </w:r>
      <w:r>
        <w:rPr>
          <w:rFonts w:hint="eastAsia"/>
          <w:lang w:val="en-US" w:eastAsia="zh-CN"/>
        </w:rPr>
        <w:t>暑期课程，为秋季学期蓄力奠基</w:t>
      </w:r>
      <w:del w:id="4" w:author="张琦" w:date="2026-01-16T14:26:00Z">
        <w:r>
          <w:rPr>
            <w:rFonts w:hint="eastAsia"/>
            <w:lang w:val="en-US" w:eastAsia="zh-CN"/>
          </w:rPr>
          <w:delText>：</w:delText>
        </w:r>
      </w:del>
      <w:ins w:id="5" w:author="张琦" w:date="2026-01-16T14:26:00Z">
        <w:r>
          <w:rPr>
            <w:rFonts w:hint="eastAsia"/>
            <w:lang w:val="en-US" w:eastAsia="zh-CN"/>
          </w:rPr>
          <w:t>。</w:t>
        </w:r>
      </w:ins>
      <w:r>
        <w:rPr>
          <w:rFonts w:hint="eastAsia"/>
          <w:lang w:val="en-US" w:eastAsia="zh-CN"/>
        </w:rPr>
        <w:t>一是面向校队及梯队成员的“暑期集训班”，聚焦体能恢复、技术巩固与团队磨合，有效避免长假导致的技能断层；</w:t>
      </w:r>
      <w:commentRangeStart w:id="9"/>
      <w:r>
        <w:rPr>
          <w:rFonts w:hint="eastAsia"/>
          <w:lang w:val="en-US" w:eastAsia="zh-CN"/>
        </w:rPr>
        <w:t>二是</w:t>
      </w:r>
      <w:commentRangeEnd w:id="9"/>
      <w:r>
        <w:commentReference w:id="9"/>
      </w:r>
      <w:r>
        <w:rPr>
          <w:rFonts w:hint="eastAsia"/>
          <w:lang w:val="en-US" w:eastAsia="zh-CN"/>
        </w:rPr>
        <w:t>开设“暑假兴趣班”，以低门槛、高趣味的活动吸引新生力量参与，提前培育运动习惯。暑期课程不仅保障了训练的连续性，更成为秋季梯队选拔与校队组建的重要观察窗口，实现“假期不停训、开学即提速”的无缝衔接。</w:t>
      </w:r>
    </w:p>
    <w:p w14:paraId="2F4217BD">
      <w:pPr>
        <w:bidi w:val="0"/>
        <w:rPr>
          <w:rFonts w:hint="eastAsia"/>
          <w:lang w:val="en-US" w:eastAsia="zh-CN"/>
        </w:rPr>
      </w:pPr>
      <w:commentRangeStart w:id="10"/>
      <w:r>
        <w:rPr>
          <w:rFonts w:hint="eastAsia"/>
          <w:lang w:val="en-US" w:eastAsia="zh-CN"/>
        </w:rPr>
        <w:t>秋季学期，搭建三阶梯度课程，满足全员差异化发展需求。</w:t>
      </w:r>
      <w:commentRangeEnd w:id="10"/>
      <w:r>
        <w:commentReference w:id="10"/>
      </w:r>
      <w:r>
        <w:rPr>
          <w:rFonts w:hint="eastAsia"/>
          <w:lang w:val="en-US" w:eastAsia="zh-CN"/>
        </w:rPr>
        <w:t>一</w:t>
      </w:r>
      <w:commentRangeStart w:id="11"/>
      <w:r>
        <w:rPr>
          <w:rFonts w:hint="eastAsia"/>
          <w:lang w:val="en-US" w:eastAsia="zh-CN"/>
        </w:rPr>
        <w:t>是在兴趣普及层，夯实全员体质基础。</w:t>
      </w:r>
      <w:commentRangeEnd w:id="11"/>
      <w:r>
        <w:commentReference w:id="11"/>
      </w:r>
      <w:r>
        <w:rPr>
          <w:rFonts w:hint="eastAsia"/>
          <w:lang w:val="en-US" w:eastAsia="zh-CN"/>
        </w:rPr>
        <w:t>周五黄金时段开设A/B双轨兴趣班，采用"小班化+动态分组"模式（每班20人），由资深教练定制阶梯式教案。课程设计突破传统技能训练框架，将运球、传球等基础技术融入情境化教学中，显著提升课堂黏性与运动持久性。本学期共计16课次的科学密度既保障技能习得规律，又有效助力学校落实"每天校内体育活动不少于2小时"的政策要求，使篮球场成为学生释放天性、培育规则意识、增强身体素质的活力场域。</w:t>
      </w:r>
    </w:p>
    <w:p w14:paraId="60509E43">
      <w:pPr>
        <w:bidi w:val="0"/>
        <w:jc w:val="left"/>
        <w:rPr>
          <w:rFonts w:hint="eastAsia"/>
          <w:lang w:val="en-US" w:eastAsia="zh-CN"/>
        </w:rPr>
      </w:pPr>
      <w:commentRangeStart w:id="12"/>
      <w:r>
        <w:rPr>
          <w:rFonts w:hint="eastAsia"/>
          <w:lang w:val="en-US" w:eastAsia="zh-CN"/>
        </w:rPr>
        <w:t>二是</w:t>
      </w:r>
      <w:commentRangeEnd w:id="12"/>
      <w:r>
        <w:commentReference w:id="12"/>
      </w:r>
      <w:r>
        <w:rPr>
          <w:rFonts w:hint="eastAsia"/>
          <w:lang w:val="en-US" w:eastAsia="zh-CN"/>
        </w:rPr>
        <w:t>在能力进阶层，构建人才培育通道。</w:t>
      </w:r>
      <w:commentRangeStart w:id="13"/>
      <w:r>
        <w:rPr>
          <w:rFonts w:hint="eastAsia"/>
          <w:lang w:val="en-US" w:eastAsia="zh-CN"/>
        </w:rPr>
        <w:t>创新</w:t>
      </w:r>
      <w:commentRangeEnd w:id="13"/>
      <w:r>
        <w:commentReference w:id="13"/>
      </w:r>
      <w:r>
        <w:rPr>
          <w:rFonts w:hint="eastAsia"/>
          <w:lang w:val="en-US" w:eastAsia="zh-CN"/>
        </w:rPr>
        <w:t>周六精英班与梯队班双轨机制：精英班聚焦潜力学员，通过周末集中训练强化技术精修与战术启蒙；梯队班则采用"周五强化+周六提升"双频模式，实施周期化培养计划，配套动态评估机制实现学员精准分流。32课次/学期的系统训练，不仅显著提升技战术应用能力，更为校队建设提供可持续的人才储备池，形成"学-练-赛"闭环培养生态。</w:t>
      </w:r>
    </w:p>
    <w:p w14:paraId="3D63773C">
      <w:pPr>
        <w:bidi w:val="0"/>
        <w:jc w:val="left"/>
        <w:rPr>
          <w:rFonts w:hint="eastAsia"/>
          <w:lang w:val="en-US" w:eastAsia="zh-CN"/>
        </w:rPr>
        <w:pPrChange w:id="6" w:author="张琦" w:date="2026-01-16T14:28:00Z">
          <w:pPr>
            <w:bidi w:val="0"/>
          </w:pPr>
        </w:pPrChange>
      </w:pPr>
      <w:r>
        <w:rPr>
          <w:rFonts w:hint="eastAsia"/>
          <w:lang w:val="en-US" w:eastAsia="zh-CN"/>
        </w:rPr>
        <w:t>三是在精英锻造层面，铸就特色品牌标杆。校队建设严格遵循"训赛结合、德技双修"原则，突破常规课时限制，构建"晨训筑基+周末淬炼"双核体系：周一至周五清晨时段开展基础体能特训，巧妙规避学业冲突；周六下午深化技战术应用，同步融入团队凝聚力培养与心理素质建设。110课次/学期的高强度训练，不仅淬炼竞技素养，更通过组织校际交流赛、校园开放日等实践场景，将拼搏精神与集体荣誉感内化为学生品格基因，使校队成为彰显学校体育特色的闪亮名片。</w:t>
      </w:r>
    </w:p>
    <w:p w14:paraId="7BDC36C6">
      <w:pPr>
        <w:bidi w:val="0"/>
        <w:jc w:val="left"/>
        <w:rPr>
          <w:rFonts w:hint="default"/>
          <w:lang w:val="en-US" w:eastAsia="zh-CN"/>
        </w:rPr>
        <w:pPrChange w:id="7" w:author="张琦" w:date="2026-01-16T14:28:00Z">
          <w:pPr>
            <w:bidi w:val="0"/>
          </w:pPr>
        </w:pPrChange>
      </w:pPr>
      <w:r>
        <w:rPr>
          <w:rFonts w:hint="eastAsia"/>
          <w:lang w:val="en-US" w:eastAsia="zh-CN"/>
        </w:rPr>
        <w:t>三阶课程体系环环相扣：兴趣班激活全员参与动能，梯队班搭建成长进阶阶梯，校队树立卓越引领标杆。通过标准化教案库、安全风险评估机制及月度教学质量复盘，确保每类课程兼具教育性、安全性与专业性。这一体系既有效缓解学校体育师资结构性压力，又超越简单"课后托管"职能，真正成为丁兰三小构建"五育融合"教育生态的战略伙伴。</w:t>
      </w:r>
    </w:p>
    <w:p w14:paraId="645E0FDC">
      <w:pPr>
        <w:pStyle w:val="3"/>
        <w:numPr>
          <w:ilvl w:val="0"/>
          <w:numId w:val="0"/>
        </w:numPr>
        <w:bidi w:val="0"/>
        <w:ind w:leftChars="0" w:firstLine="643" w:firstLineChars="200"/>
        <w:rPr>
          <w:rFonts w:hint="eastAsia"/>
          <w:lang w:val="en-US" w:eastAsia="zh-CN"/>
        </w:rPr>
      </w:pPr>
      <w:bookmarkStart w:id="7" w:name="_Toc6154"/>
      <w:r>
        <w:rPr>
          <w:rFonts w:hint="eastAsia"/>
          <w:lang w:val="en-US" w:eastAsia="zh-CN"/>
        </w:rPr>
        <w:t>（二）亮点服务介绍</w:t>
      </w:r>
      <w:bookmarkEnd w:id="7"/>
    </w:p>
    <w:p w14:paraId="15354EB8">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2FB05D7D">
      <w:pPr>
        <w:pStyle w:val="4"/>
        <w:numPr>
          <w:ilvl w:val="0"/>
          <w:numId w:val="0"/>
        </w:numPr>
        <w:bidi w:val="0"/>
        <w:ind w:leftChars="0" w:firstLine="643" w:firstLineChars="200"/>
        <w:rPr>
          <w:rFonts w:hint="default"/>
          <w:lang w:val="en-US" w:eastAsia="zh-CN"/>
        </w:rPr>
      </w:pPr>
      <w:commentRangeStart w:id="14"/>
      <w:r>
        <w:rPr>
          <w:rFonts w:hint="eastAsia"/>
          <w:lang w:val="en-US" w:eastAsia="zh-CN"/>
        </w:rPr>
        <w:t>1.平安校园守护体系</w:t>
      </w:r>
      <w:commentRangeEnd w:id="14"/>
      <w:r>
        <w:commentReference w:id="14"/>
      </w:r>
    </w:p>
    <w:p w14:paraId="61AD49D8">
      <w:pPr>
        <w:bidi w:val="0"/>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专项制定《校园安全生产检查规范》，确立“区域负责人”机制，实现“校区专人全负责”流程管理，专业的运维管理流程和实时监督抽查机制，确保课程安全教学和学员安全责任意识双到位。</w:t>
      </w:r>
    </w:p>
    <w:p w14:paraId="00A84F51">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在具体执行层面，每月安全巡检全面覆盖校内体育教学及活动区域，构建"设施-场地-环境"三位一体检查体系：系统排查篮球架等固定设施的结构稳固性与部件安全状态；同步评估</w:t>
      </w:r>
      <w:ins w:id="8" w:author="张琦" w:date="2026-01-16T14:31:00Z">
        <w:r>
          <w:rPr>
            <w:rFonts w:hint="eastAsia"/>
            <w:lang w:val="en-US" w:eastAsia="zh-CN"/>
          </w:rPr>
          <w:t>运动器材、</w:t>
        </w:r>
      </w:ins>
      <w:r>
        <w:rPr>
          <w:rFonts w:hint="eastAsia"/>
          <w:lang w:val="en-US" w:eastAsia="zh-CN"/>
        </w:rPr>
        <w:t>篮球场、跑道等运动场地的地面平整度、防滑性能及环境隐患，确保风险动态清零。</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6"/>
        <w:gridCol w:w="4276"/>
      </w:tblGrid>
      <w:tr w14:paraId="769D0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75CCFA50">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608580" cy="3479800"/>
                  <wp:effectExtent l="0" t="0" r="1270" b="6350"/>
                  <wp:docPr id="4" name="图片 23" descr="dfb43770f67fe8111e253459c2285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descr="dfb43770f67fe8111e253459c228551f"/>
                          <pic:cNvPicPr>
                            <a:picLocks noChangeAspect="1"/>
                          </pic:cNvPicPr>
                        </pic:nvPicPr>
                        <pic:blipFill>
                          <a:blip r:embed="rId21"/>
                          <a:stretch>
                            <a:fillRect/>
                          </a:stretch>
                        </pic:blipFill>
                        <pic:spPr>
                          <a:xfrm>
                            <a:off x="0" y="0"/>
                            <a:ext cx="2608580" cy="3479800"/>
                          </a:xfrm>
                          <a:prstGeom prst="rect">
                            <a:avLst/>
                          </a:prstGeom>
                          <a:noFill/>
                          <a:ln>
                            <a:noFill/>
                          </a:ln>
                        </pic:spPr>
                      </pic:pic>
                    </a:graphicData>
                  </a:graphic>
                </wp:inline>
              </w:drawing>
            </w:r>
          </w:p>
        </w:tc>
        <w:tc>
          <w:tcPr>
            <w:tcW w:w="4261" w:type="dxa"/>
            <w:noWrap w:val="0"/>
            <w:vAlign w:val="top"/>
          </w:tcPr>
          <w:p w14:paraId="06B5D833">
            <w:pPr>
              <w:bidi w:val="0"/>
              <w:ind w:left="0" w:leftChars="0" w:firstLine="0" w:firstLineChars="0"/>
              <w:jc w:val="both"/>
              <w:rPr>
                <w:rFonts w:hint="eastAsia"/>
                <w:vertAlign w:val="baseline"/>
                <w:lang w:val="en-US" w:eastAsia="zh-CN"/>
              </w:rPr>
              <w:pPrChange w:id="9" w:author="张琦" w:date="2026-01-16T14:29:00Z">
                <w:pPr>
                  <w:bidi w:val="0"/>
                  <w:ind w:left="0" w:leftChars="0" w:firstLine="0" w:firstLineChars="0"/>
                  <w:jc w:val="center"/>
                </w:pPr>
              </w:pPrChange>
            </w:pPr>
            <w:r>
              <w:rPr>
                <w:rFonts w:hint="eastAsia"/>
                <w:vertAlign w:val="baseline"/>
                <w:lang w:val="en-US" w:eastAsia="zh-CN"/>
              </w:rPr>
              <w:drawing>
                <wp:inline distT="0" distB="0" distL="114300" distR="114300">
                  <wp:extent cx="2615565" cy="3488690"/>
                  <wp:effectExtent l="0" t="0" r="13335" b="16510"/>
                  <wp:docPr id="5" name="图片 24" descr="c2fe6dc041827b03b74f4462874a3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c2fe6dc041827b03b74f4462874a3e2b"/>
                          <pic:cNvPicPr>
                            <a:picLocks noChangeAspect="1"/>
                          </pic:cNvPicPr>
                        </pic:nvPicPr>
                        <pic:blipFill>
                          <a:blip r:embed="rId22"/>
                          <a:stretch>
                            <a:fillRect/>
                          </a:stretch>
                        </pic:blipFill>
                        <pic:spPr>
                          <a:xfrm>
                            <a:off x="0" y="0"/>
                            <a:ext cx="2615565" cy="3488690"/>
                          </a:xfrm>
                          <a:prstGeom prst="rect">
                            <a:avLst/>
                          </a:prstGeom>
                          <a:noFill/>
                          <a:ln>
                            <a:noFill/>
                          </a:ln>
                        </pic:spPr>
                      </pic:pic>
                    </a:graphicData>
                  </a:graphic>
                </wp:inline>
              </w:drawing>
            </w:r>
          </w:p>
        </w:tc>
      </w:tr>
    </w:tbl>
    <w:p w14:paraId="19A3F898">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安全检查</w:t>
      </w:r>
    </w:p>
    <w:p w14:paraId="0600BFA9">
      <w:pPr>
        <w:bidi w:val="0"/>
        <w:rPr>
          <w:rFonts w:hint="eastAsia"/>
          <w:lang w:val="en-US" w:eastAsia="zh-CN"/>
        </w:rPr>
      </w:pPr>
      <w:r>
        <w:rPr>
          <w:rFonts w:hint="eastAsia"/>
          <w:lang w:val="en-US" w:eastAsia="zh-CN"/>
        </w:rPr>
        <w:t>截</w:t>
      </w:r>
      <w:commentRangeStart w:id="15"/>
      <w:r>
        <w:rPr>
          <w:rFonts w:hint="eastAsia"/>
          <w:lang w:val="en-US" w:eastAsia="zh-CN"/>
        </w:rPr>
        <w:t>至2026年</w:t>
      </w:r>
      <w:commentRangeEnd w:id="15"/>
      <w:r>
        <w:commentReference w:id="15"/>
      </w:r>
      <w:r>
        <w:rPr>
          <w:rFonts w:hint="eastAsia"/>
          <w:lang w:val="en-US" w:eastAsia="zh-CN"/>
        </w:rPr>
        <w:t>1月初，华越体育项目管理部门总计完成5轮系统巡检，收集超100+份电子台账及影像</w:t>
      </w:r>
      <w:commentRangeStart w:id="16"/>
      <w:r>
        <w:rPr>
          <w:rFonts w:hint="eastAsia"/>
          <w:lang w:val="en-US" w:eastAsia="zh-CN"/>
        </w:rPr>
        <w:t>素材</w:t>
      </w:r>
      <w:commentRangeEnd w:id="16"/>
      <w:r>
        <w:rPr>
          <w:rFonts w:hint="eastAsia"/>
          <w:lang w:val="en-US" w:eastAsia="zh-CN"/>
        </w:rPr>
        <w:commentReference w:id="16"/>
      </w:r>
      <w:r>
        <w:rPr>
          <w:rFonts w:hint="eastAsia"/>
          <w:lang w:val="en-US" w:eastAsia="zh-CN"/>
        </w:rPr>
        <w:t>，安全检查覆盖率达100%，每月安全检查响应时效缩短至1周内，即月初完成所有检查项目，保证全月后续课程顺利进行。这一机制不仅筑牢了校园运动安全防线，更将“健康第一”的教育理念转化为可触摸、可验证的行动实践</w:t>
      </w:r>
      <w:commentRangeStart w:id="17"/>
      <w:r>
        <w:rPr>
          <w:rFonts w:hint="eastAsia"/>
          <w:lang w:val="en-US" w:eastAsia="zh-CN"/>
        </w:rPr>
        <w:t>。</w:t>
      </w:r>
      <w:commentRangeEnd w:id="17"/>
      <w:r>
        <w:commentReference w:id="17"/>
      </w:r>
      <w:r>
        <w:rPr>
          <w:rFonts w:hint="eastAsia"/>
          <w:lang w:val="en-US" w:eastAsia="zh-CN"/>
        </w:rPr>
        <w:t>在任何生产与服务场景中，唯有将安全置于首位，方能真正守护学生健康成长，兑现国有企业的社会承诺。</w:t>
      </w:r>
    </w:p>
    <w:p w14:paraId="70C64245">
      <w:pPr>
        <w:pStyle w:val="4"/>
        <w:numPr>
          <w:ilvl w:val="0"/>
          <w:numId w:val="0"/>
        </w:numPr>
        <w:bidi w:val="0"/>
        <w:ind w:leftChars="0" w:firstLine="643" w:firstLineChars="200"/>
        <w:rPr>
          <w:rFonts w:hint="default"/>
          <w:lang w:val="en-US" w:eastAsia="zh-CN"/>
        </w:rPr>
      </w:pPr>
      <w:r>
        <w:rPr>
          <w:rFonts w:hint="eastAsia"/>
          <w:lang w:val="en-US" w:eastAsia="zh-CN"/>
        </w:rPr>
        <w:t>2.教学质量督察</w:t>
      </w:r>
    </w:p>
    <w:p w14:paraId="507A6C66">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督导专员入校开展随机随堂观测，严格依据《体育教学质量督察》要求，聚焦课程内容设计、师生互动质量、学生参与实效等核心维度，进行客观记录与专业评估。本学期实现合作学校100%全覆盖督导，所有观测数据经标准化归档留存，确保过程可溯、结果透明。</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068F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19D50B65">
            <w:pPr>
              <w:ind w:left="0" w:leftChars="0" w:firstLine="0" w:firstLineChars="0"/>
              <w:jc w:val="center"/>
              <w:rPr>
                <w:rFonts w:hint="eastAsia"/>
                <w:vertAlign w:val="baseline"/>
                <w:lang w:val="en-US" w:eastAsia="zh-CN"/>
              </w:rPr>
            </w:pPr>
            <w:r>
              <w:drawing>
                <wp:inline distT="0" distB="0" distL="114300" distR="114300">
                  <wp:extent cx="2415540" cy="3608070"/>
                  <wp:effectExtent l="0" t="0" r="3810" b="11430"/>
                  <wp:docPr id="6" name="图片 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23"/>
                          <a:srcRect l="12500" t="6668" r="12897" b="9219"/>
                          <a:stretch>
                            <a:fillRect/>
                          </a:stretch>
                        </pic:blipFill>
                        <pic:spPr>
                          <a:xfrm>
                            <a:off x="0" y="0"/>
                            <a:ext cx="2415540" cy="3608070"/>
                          </a:xfrm>
                          <a:prstGeom prst="rect">
                            <a:avLst/>
                          </a:prstGeom>
                          <a:noFill/>
                          <a:ln>
                            <a:noFill/>
                          </a:ln>
                        </pic:spPr>
                      </pic:pic>
                    </a:graphicData>
                  </a:graphic>
                </wp:inline>
              </w:drawing>
            </w:r>
          </w:p>
        </w:tc>
        <w:tc>
          <w:tcPr>
            <w:tcW w:w="4261" w:type="dxa"/>
            <w:noWrap w:val="0"/>
            <w:vAlign w:val="top"/>
          </w:tcPr>
          <w:p w14:paraId="4A0DBB7A">
            <w:pPr>
              <w:ind w:left="0" w:leftChars="0" w:firstLine="0" w:firstLineChars="0"/>
              <w:jc w:val="center"/>
              <w:rPr>
                <w:rFonts w:hint="eastAsia"/>
                <w:vertAlign w:val="baseline"/>
                <w:lang w:val="en-US" w:eastAsia="zh-CN"/>
              </w:rPr>
            </w:pPr>
            <w:r>
              <w:drawing>
                <wp:inline distT="0" distB="0" distL="114300" distR="114300">
                  <wp:extent cx="2290445" cy="3599815"/>
                  <wp:effectExtent l="0" t="0" r="14605" b="635"/>
                  <wp:docPr id="7" name="图片 3"/>
                  <wp:cNvGraphicFramePr/>
                  <a:graphic xmlns:a="http://schemas.openxmlformats.org/drawingml/2006/main">
                    <a:graphicData uri="http://schemas.openxmlformats.org/drawingml/2006/picture">
                      <pic:pic xmlns:pic="http://schemas.openxmlformats.org/drawingml/2006/picture">
                        <pic:nvPicPr>
                          <pic:cNvPr id="7" name="图片 3"/>
                          <pic:cNvPicPr/>
                        </pic:nvPicPr>
                        <pic:blipFill>
                          <a:blip r:embed="rId24"/>
                          <a:stretch>
                            <a:fillRect/>
                          </a:stretch>
                        </pic:blipFill>
                        <pic:spPr>
                          <a:xfrm>
                            <a:off x="0" y="0"/>
                            <a:ext cx="2290445" cy="3599815"/>
                          </a:xfrm>
                          <a:prstGeom prst="rect">
                            <a:avLst/>
                          </a:prstGeom>
                          <a:noFill/>
                          <a:ln>
                            <a:noFill/>
                          </a:ln>
                        </pic:spPr>
                      </pic:pic>
                    </a:graphicData>
                  </a:graphic>
                </wp:inline>
              </w:drawing>
            </w:r>
          </w:p>
        </w:tc>
      </w:tr>
    </w:tbl>
    <w:p w14:paraId="0113F041">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教学</w:t>
      </w:r>
      <w:r>
        <w:rPr>
          <w:rFonts w:hint="eastAsia"/>
          <w:lang w:val="en-US" w:eastAsia="zh-CN"/>
        </w:rPr>
        <w:t>质量</w:t>
      </w:r>
      <w:r>
        <w:rPr>
          <w:rFonts w:hint="eastAsia"/>
          <w:lang w:eastAsia="zh-CN"/>
        </w:rPr>
        <w:t>督察</w:t>
      </w:r>
    </w:p>
    <w:p w14:paraId="10396D49">
      <w:pPr>
        <w:jc w:val="left"/>
        <w:rPr>
          <w:rFonts w:hint="eastAsia"/>
          <w:lang w:val="en-US" w:eastAsia="zh-CN"/>
        </w:rPr>
        <w:pPrChange w:id="10" w:author="张琦" w:date="2026-01-16T14:32:00Z">
          <w:pPr/>
        </w:pPrChange>
      </w:pPr>
      <w:r>
        <w:rPr>
          <w:rFonts w:hint="eastAsia"/>
          <w:lang w:val="en-US" w:eastAsia="zh-CN"/>
        </w:rPr>
        <w:t>这一机制的本质，是将“以体育人”理念转化为可测量、可迭代的教学生产力。通过月度《教学质量督察报告》向教培及管理部门反馈课程情况，既保障了服务标准的统一性与专业性，更印证华越体育对体育教育的初心：以专业温度守护育人初心，让安全、规范、有深度的体育课堂，真正成为塑造学生品格与能力的生命场域。</w:t>
      </w:r>
    </w:p>
    <w:p w14:paraId="554915AC">
      <w:pPr>
        <w:pStyle w:val="4"/>
        <w:numPr>
          <w:ilvl w:val="0"/>
          <w:numId w:val="0"/>
        </w:numPr>
        <w:bidi w:val="0"/>
        <w:ind w:leftChars="0" w:firstLine="643" w:firstLineChars="200"/>
        <w:rPr>
          <w:rFonts w:hint="default"/>
          <w:lang w:val="en-US" w:eastAsia="zh-CN"/>
        </w:rPr>
      </w:pPr>
      <w:r>
        <w:rPr>
          <w:rFonts w:hint="eastAsia"/>
          <w:lang w:val="en-US" w:eastAsia="zh-CN"/>
        </w:rPr>
        <w:t>3.心理素质赋能</w:t>
      </w:r>
    </w:p>
    <w:p w14:paraId="1A223EB3">
      <w:pPr>
        <w:rPr>
          <w:rFonts w:hint="eastAsia"/>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浙江省心理卫生协会专家团队指导，公司专业心理咨询师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素质培养自然融入运动情境。</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6"/>
        <w:gridCol w:w="4276"/>
      </w:tblGrid>
      <w:tr w14:paraId="044FC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148D97A8">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8"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2a41e4da3029fc6fa98e189d307a86c7"/>
                          <pic:cNvPicPr>
                            <a:picLocks noChangeAspect="1"/>
                          </pic:cNvPicPr>
                        </pic:nvPicPr>
                        <pic:blipFill>
                          <a:blip r:embed="rId25"/>
                          <a:srcRect r="-146" b="23778"/>
                          <a:stretch>
                            <a:fillRect/>
                          </a:stretch>
                        </pic:blipFill>
                        <pic:spPr>
                          <a:xfrm>
                            <a:off x="0" y="0"/>
                            <a:ext cx="2611120" cy="4489450"/>
                          </a:xfrm>
                          <a:prstGeom prst="rect">
                            <a:avLst/>
                          </a:prstGeom>
                          <a:noFill/>
                          <a:ln>
                            <a:noFill/>
                          </a:ln>
                        </pic:spPr>
                      </pic:pic>
                    </a:graphicData>
                  </a:graphic>
                </wp:inline>
              </w:drawing>
            </w:r>
          </w:p>
        </w:tc>
        <w:tc>
          <w:tcPr>
            <w:tcW w:w="4261" w:type="dxa"/>
            <w:noWrap w:val="0"/>
            <w:vAlign w:val="top"/>
          </w:tcPr>
          <w:p w14:paraId="3322A3EF">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47950" cy="4569460"/>
                  <wp:effectExtent l="0" t="0" r="0" b="2540"/>
                  <wp:docPr id="9"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descr="ce2fd4d92e869ee5bb6d1bc66824711a"/>
                          <pic:cNvPicPr>
                            <a:picLocks noChangeAspect="1"/>
                          </pic:cNvPicPr>
                        </pic:nvPicPr>
                        <pic:blipFill>
                          <a:blip r:embed="rId26"/>
                          <a:srcRect r="-4932" b="16306"/>
                          <a:stretch>
                            <a:fillRect/>
                          </a:stretch>
                        </pic:blipFill>
                        <pic:spPr>
                          <a:xfrm>
                            <a:off x="0" y="0"/>
                            <a:ext cx="2647950" cy="4569460"/>
                          </a:xfrm>
                          <a:prstGeom prst="rect">
                            <a:avLst/>
                          </a:prstGeom>
                          <a:noFill/>
                          <a:ln>
                            <a:noFill/>
                          </a:ln>
                        </pic:spPr>
                      </pic:pic>
                    </a:graphicData>
                  </a:graphic>
                </wp:inline>
              </w:drawing>
            </w:r>
          </w:p>
        </w:tc>
      </w:tr>
    </w:tbl>
    <w:p w14:paraId="2AA79357">
      <w:pPr>
        <w:pStyle w:val="5"/>
        <w:ind w:left="0" w:leftChars="0"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w:t>
      </w:r>
      <w:r>
        <w:rPr>
          <w:rFonts w:hint="eastAsia"/>
          <w:lang w:val="en-US" w:eastAsia="zh-CN"/>
        </w:rPr>
        <w:t>平台公益活动课程</w:t>
      </w:r>
    </w:p>
    <w:p w14:paraId="52633B8A">
      <w:pPr>
        <w:ind w:left="0" w:leftChars="0" w:firstLine="0" w:firstLineChars="0"/>
        <w:rPr>
          <w:rFonts w:hint="eastAsia"/>
          <w:lang w:val="en-US" w:eastAsia="zh-CN"/>
        </w:rPr>
      </w:pPr>
    </w:p>
    <w:p w14:paraId="66C42450">
      <w:pPr>
        <w:rPr>
          <w:rFonts w:hint="eastAsia"/>
          <w:lang w:val="en-US" w:eastAsia="zh-CN"/>
        </w:rPr>
      </w:pPr>
      <w:r>
        <w:rPr>
          <w:rFonts w:hint="eastAsia"/>
          <w:lang w:val="en-US" w:eastAsia="zh-CN"/>
        </w:rPr>
        <w:t>9月13日，华越体育联合专业心理专家团队，以丁兰第三小学校队为试点，创新开展“守护天使”心理科普体验活动。本次活动立足体育育人深层需求，聚焦校队成员在高强度训练与竞赛中所面临的协作信任、团队凝聚力、沟通张力与情感连接等关键课题，旨在通过结构化心理活动体验，将“团队精神”从口号转化为可感、可践、可延续的集体经验。</w:t>
      </w:r>
    </w:p>
    <w:p w14:paraId="12E9D084">
      <w:pPr>
        <w:rPr>
          <w:rFonts w:hint="default"/>
          <w:vertAlign w:val="baseline"/>
          <w:lang w:val="en-US" w:eastAsia="zh-CN"/>
        </w:rPr>
      </w:pPr>
      <w:r>
        <w:rPr>
          <w:rFonts w:hint="eastAsia"/>
          <w:lang w:val="en-US" w:eastAsia="zh-CN"/>
        </w:rPr>
        <w:t>通过心理活动赋能，不仅显著提升了校队的凝聚力，增强学员个体的心理韧性，更彰显华越体育对“以体育人”内涵的深度拓展</w:t>
      </w:r>
      <w:r>
        <w:commentReference w:id="18"/>
      </w:r>
      <w:r>
        <w:rPr>
          <w:rFonts w:hint="eastAsia"/>
          <w:lang w:val="en-US" w:eastAsia="zh-CN"/>
        </w:rPr>
        <w:t>。作为国有体育教培服务单位，华越体育将持续整合运动科学与心理健康专业资源，以“体育+心理”双轮驱动，助力学校培养身心并健的新时代少年。</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21"/>
      </w:tblGrid>
      <w:tr w14:paraId="5D8C8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1" w:hRule="atLeast"/>
          <w:jc w:val="center"/>
        </w:trPr>
        <w:tc>
          <w:tcPr>
            <w:tcW w:w="6640" w:type="dxa"/>
            <w:noWrap w:val="0"/>
            <w:vAlign w:val="top"/>
          </w:tcPr>
          <w:p w14:paraId="68C27BC7">
            <w:pPr>
              <w:ind w:left="0" w:leftChars="0" w:firstLine="0" w:firstLineChars="0"/>
              <w:jc w:val="both"/>
              <w:rPr>
                <w:rFonts w:hint="eastAsia"/>
                <w:vertAlign w:val="baseline"/>
                <w:lang w:val="en-US" w:eastAsia="zh-CN"/>
              </w:rPr>
            </w:pPr>
            <w:r>
              <w:rPr>
                <w:rFonts w:ascii="宋体" w:hAnsi="宋体" w:eastAsia="宋体" w:cs="宋体"/>
                <w:sz w:val="24"/>
                <w:szCs w:val="24"/>
              </w:rPr>
              <w:drawing>
                <wp:inline distT="0" distB="0" distL="114300" distR="114300">
                  <wp:extent cx="4926965" cy="2879725"/>
                  <wp:effectExtent l="0" t="0" r="0" b="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7"/>
                          <a:stretch>
                            <a:fillRect/>
                          </a:stretch>
                        </pic:blipFill>
                        <pic:spPr>
                          <a:xfrm>
                            <a:off x="0" y="0"/>
                            <a:ext cx="4926965" cy="2879725"/>
                          </a:xfrm>
                          <a:prstGeom prst="rect">
                            <a:avLst/>
                          </a:prstGeom>
                          <a:noFill/>
                          <a:ln>
                            <a:noFill/>
                          </a:ln>
                        </pic:spPr>
                      </pic:pic>
                    </a:graphicData>
                  </a:graphic>
                </wp:inline>
              </w:drawing>
            </w:r>
          </w:p>
        </w:tc>
      </w:tr>
      <w:tr w14:paraId="03538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7" w:hRule="atLeast"/>
          <w:jc w:val="center"/>
        </w:trPr>
        <w:tc>
          <w:tcPr>
            <w:tcW w:w="6640" w:type="dxa"/>
            <w:noWrap w:val="0"/>
            <w:vAlign w:val="top"/>
          </w:tcPr>
          <w:p w14:paraId="64BBDC8F">
            <w:pPr>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956175" cy="2879725"/>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8"/>
                          <a:stretch>
                            <a:fillRect/>
                          </a:stretch>
                        </pic:blipFill>
                        <pic:spPr>
                          <a:xfrm>
                            <a:off x="0" y="0"/>
                            <a:ext cx="4956175" cy="2879725"/>
                          </a:xfrm>
                          <a:prstGeom prst="rect">
                            <a:avLst/>
                          </a:prstGeom>
                          <a:noFill/>
                          <a:ln>
                            <a:noFill/>
                          </a:ln>
                        </pic:spPr>
                      </pic:pic>
                    </a:graphicData>
                  </a:graphic>
                </wp:inline>
              </w:drawing>
            </w:r>
          </w:p>
        </w:tc>
      </w:tr>
    </w:tbl>
    <w:p w14:paraId="316A8079">
      <w:pPr>
        <w:pStyle w:val="5"/>
        <w:ind w:left="0" w:leftChars="0" w:firstLine="0" w:firstLineChars="0"/>
        <w:jc w:val="center"/>
        <w:rPr>
          <w:rFonts w:hint="eastAsia" w:eastAsia="宋体"/>
          <w:lang w:eastAsia="zh-CN"/>
        </w:rPr>
      </w:pPr>
      <w:r>
        <w:t xml:space="preserve">图 </w:t>
      </w:r>
      <w:r>
        <w:rPr>
          <w:rFonts w:hint="eastAsia"/>
          <w:lang w:val="en-US" w:eastAsia="zh-CN"/>
        </w:rPr>
        <w:t>4</w:t>
      </w:r>
      <w:r>
        <w:rPr>
          <w:rFonts w:hint="eastAsia"/>
          <w:lang w:eastAsia="zh-CN"/>
        </w:rPr>
        <w:t xml:space="preserve"> 心理</w:t>
      </w:r>
      <w:r>
        <w:rPr>
          <w:rFonts w:hint="eastAsia"/>
          <w:lang w:val="en-US" w:eastAsia="zh-CN"/>
        </w:rPr>
        <w:t>赋能</w:t>
      </w:r>
      <w:r>
        <w:rPr>
          <w:rFonts w:hint="eastAsia"/>
          <w:lang w:eastAsia="zh-CN"/>
        </w:rPr>
        <w:t>活动</w:t>
      </w:r>
    </w:p>
    <w:p w14:paraId="6085CEEA">
      <w:pPr>
        <w:bidi w:val="0"/>
        <w:ind w:firstLine="1280" w:firstLineChars="400"/>
        <w:rPr>
          <w:del w:id="11" w:author="张琦" w:date="2026-01-16T14:53:00Z"/>
          <w:rFonts w:hint="eastAsia"/>
          <w:lang w:val="en-US" w:eastAsia="zh-CN"/>
        </w:rPr>
      </w:pPr>
      <w:del w:id="12" w:author="张琦" w:date="2026-01-16T14:53:00Z">
        <w:r>
          <w:rPr>
            <w:rFonts w:hint="eastAsia"/>
            <w:lang w:val="en-US" w:eastAsia="zh-CN"/>
          </w:rPr>
          <w:delText>专业的</w:delText>
        </w:r>
      </w:del>
      <w:del w:id="13" w:author="张琦" w:date="2026-01-16T14:53:00Z">
        <w:r>
          <w:rPr>
            <w:rFonts w:hint="default"/>
            <w:lang w:val="en-US" w:eastAsia="zh-CN"/>
          </w:rPr>
          <w:delText>心里</w:delText>
        </w:r>
      </w:del>
      <w:del w:id="14" w:author="张琦" w:date="2026-01-16T14:53:00Z">
        <w:r>
          <w:rPr>
            <w:rFonts w:hint="eastAsia"/>
            <w:lang w:val="en-US" w:eastAsia="zh-CN"/>
          </w:rPr>
          <w:delText>课堂内容，温情的“守护天使”活动，彰显的都是华越体育对"五育融合"理念的深度践行——当学生在运动场上挥洒汗水时，我们不仅关注其体能提升，更注重为其心灵成长铺设隐形阶梯。专业心理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delText>
        </w:r>
      </w:del>
    </w:p>
    <w:p w14:paraId="798AE1AA">
      <w:pPr>
        <w:pStyle w:val="4"/>
        <w:numPr>
          <w:ilvl w:val="0"/>
          <w:numId w:val="0"/>
        </w:numPr>
        <w:bidi w:val="0"/>
        <w:ind w:leftChars="0" w:firstLine="643" w:firstLineChars="200"/>
        <w:rPr>
          <w:rFonts w:hint="default"/>
          <w:lang w:val="en-US" w:eastAsia="zh-CN"/>
        </w:rPr>
      </w:pPr>
      <w:r>
        <w:rPr>
          <w:rFonts w:hint="eastAsia"/>
          <w:lang w:val="en-US" w:eastAsia="zh-CN"/>
        </w:rPr>
        <w:t>4.社群服务</w:t>
      </w:r>
    </w:p>
    <w:p w14:paraId="632E506B">
      <w:pPr>
        <w:bidi w:val="0"/>
        <w:rPr>
          <w:rFonts w:hint="eastAsia"/>
          <w:lang w:val="en-US" w:eastAsia="zh-CN"/>
        </w:rPr>
      </w:pPr>
      <w:r>
        <w:rPr>
          <w:rFonts w:hint="eastAsia"/>
          <w:lang w:val="en-US" w:eastAsia="zh-CN"/>
        </w:rPr>
        <w:t>在持续精进的发展历程中，华越体育始终恪守以学员为中心的理念，致力于提供全方位、精细化的课程</w:t>
      </w:r>
      <w:del w:id="15" w:author="张琦" w:date="2026-01-16T14:53:00Z">
        <w:r>
          <w:rPr>
            <w:rFonts w:hint="default"/>
            <w:lang w:val="en-US" w:eastAsia="zh-CN"/>
          </w:rPr>
          <w:delText>外部</w:delText>
        </w:r>
      </w:del>
      <w:ins w:id="16" w:author="张琦" w:date="2026-01-16T14:53:00Z">
        <w:r>
          <w:rPr>
            <w:rFonts w:hint="eastAsia"/>
            <w:lang w:val="en-US" w:eastAsia="zh-CN"/>
          </w:rPr>
          <w:t>延伸</w:t>
        </w:r>
      </w:ins>
      <w:r>
        <w:rPr>
          <w:rFonts w:hint="eastAsia"/>
          <w:lang w:val="en-US" w:eastAsia="zh-CN"/>
        </w:rPr>
        <w:t>配套服务。</w:t>
      </w:r>
    </w:p>
    <w:p w14:paraId="5D232183">
      <w:pPr>
        <w:bidi w:val="0"/>
        <w:ind w:left="0" w:leftChars="0" w:firstLine="641" w:firstLineChars="20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7E8D427D">
      <w:pPr>
        <w:bidi w:val="0"/>
        <w:rPr>
          <w:rFonts w:hint="eastAsia"/>
          <w:color w:val="auto"/>
          <w:lang w:val="en-US" w:eastAsia="zh-CN"/>
        </w:rPr>
      </w:pPr>
      <w:r>
        <w:rPr>
          <w:rFonts w:hint="eastAsia"/>
          <w:color w:val="auto"/>
          <w:lang w:val="en-US" w:eastAsia="zh-CN"/>
        </w:rPr>
        <w:t>前置化沟通保障：开课前夕，师资团队均会精准发布课程提醒与必备注意事项，确保信息畅达，学员提前知悉安排，有效规避潜在问题。</w:t>
      </w:r>
    </w:p>
    <w:p w14:paraId="50794C9B">
      <w:pPr>
        <w:bidi w:val="0"/>
        <w:rPr>
          <w:rFonts w:hint="eastAsia"/>
          <w:color w:val="auto"/>
          <w:lang w:val="en-US" w:eastAsia="zh-CN"/>
        </w:rPr>
      </w:pPr>
      <w:r>
        <w:rPr>
          <w:rFonts w:hint="eastAsia"/>
          <w:color w:val="auto"/>
          <w:lang w:val="en-US" w:eastAsia="zh-CN"/>
        </w:rPr>
        <w:t>科学化成长评估：依托学期初末开展的专业级技能数据测评，</w:t>
      </w:r>
      <w:r>
        <w:commentReference w:id="19"/>
      </w:r>
      <w:r>
        <w:rPr>
          <w:rFonts w:hint="eastAsia"/>
          <w:color w:val="auto"/>
          <w:lang w:val="en-US" w:eastAsia="zh-CN"/>
        </w:rPr>
        <w:t>运用科学评估方法量化学员水平，以此为据构建动态优化、人尽其才的分级培养体系，使教学成果清晰可现，个人成长路径明确可循。</w:t>
      </w:r>
    </w:p>
    <w:p w14:paraId="368BBE86">
      <w:pPr>
        <w:keepNext w:val="0"/>
        <w:keepLines w:val="0"/>
        <w:pageBreakBefore/>
        <w:widowControl/>
        <w:kinsoku/>
        <w:wordWrap/>
        <w:overflowPunct/>
        <w:topLinePunct w:val="0"/>
        <w:autoSpaceDE/>
        <w:autoSpaceDN/>
        <w:bidi w:val="0"/>
        <w:adjustRightInd w:val="0"/>
        <w:snapToGrid w:val="0"/>
        <w:ind w:left="0" w:leftChars="0" w:firstLine="641" w:firstLineChars="200"/>
        <w:textAlignment w:val="baseline"/>
        <w:rPr>
          <w:rFonts w:hint="eastAsia"/>
          <w:color w:val="auto"/>
          <w:lang w:val="en-US" w:eastAsia="zh-CN"/>
        </w:rPr>
      </w:pPr>
      <w:r>
        <w:rPr>
          <w:rFonts w:hint="eastAsia"/>
          <w:b/>
          <w:bCs/>
          <w:color w:val="auto"/>
          <w:lang w:val="en-US" w:eastAsia="zh-CN"/>
        </w:rPr>
        <w:t>家校互动方面：</w:t>
      </w:r>
    </w:p>
    <w:p w14:paraId="46E6A8C8">
      <w:pPr>
        <w:bidi w:val="0"/>
        <w:rPr>
          <w:rFonts w:hint="eastAsia"/>
          <w:color w:val="auto"/>
          <w:lang w:val="en-US" w:eastAsia="zh-CN"/>
        </w:rPr>
      </w:pPr>
      <w:r>
        <w:rPr>
          <w:rFonts w:hint="eastAsia"/>
          <w:color w:val="auto"/>
          <w:lang w:val="en-US" w:eastAsia="zh-CN"/>
        </w:rPr>
        <w:t>华越体育以家长微信社群为</w:t>
      </w:r>
      <w:r>
        <w:commentReference w:id="20"/>
      </w:r>
      <w:r>
        <w:rPr>
          <w:rFonts w:hint="eastAsia"/>
          <w:color w:val="auto"/>
          <w:lang w:val="en-US" w:eastAsia="zh-CN"/>
        </w:rPr>
        <w:t>支点，精心构建立体化家校共育平台。社群运营超越常规信息传递功能，深度融入教育协同理念：同步建立双向响应机制，针对家长关切即时答疑解惑，有效强化家校互信纽带，将碎片化沟通升华为教育合力，为学校落实“五育融合”提供可操作的实践载体。</w:t>
      </w:r>
    </w:p>
    <w:p w14:paraId="1056B79D">
      <w:pPr>
        <w:bidi w:val="0"/>
        <w:rPr>
          <w:rFonts w:hint="eastAsia"/>
          <w:lang w:val="en-US" w:eastAsia="zh-CN"/>
        </w:rPr>
      </w:pPr>
      <w:r>
        <w:rPr>
          <w:rFonts w:hint="eastAsia"/>
          <w:color w:val="auto"/>
          <w:lang w:val="en-US" w:eastAsia="zh-CN"/>
        </w:rPr>
        <w:t>社群内容体系注重文化浸润与价值引领。将传统文化智慧与运动健康知识有机融合，使体育锻炼超越体能训练范畴，成为涵养家庭文化认同与生命教育的鲜活课堂</w:t>
      </w:r>
      <w:r>
        <w:rPr>
          <w:rFonts w:hint="eastAsia"/>
          <w:lang w:val="en-US" w:eastAsia="zh-CN"/>
        </w:rPr>
        <w:t>，助力学校构建“全成员、全过程、全方位”的育人生态。</w:t>
      </w:r>
    </w:p>
    <w:tbl>
      <w:tblPr>
        <w:tblStyle w:val="15"/>
        <w:tblpPr w:leftFromText="180" w:rightFromText="180" w:vertAnchor="text" w:horzAnchor="page" w:tblpX="2216" w:tblpY="18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66"/>
        <w:gridCol w:w="3573"/>
      </w:tblGrid>
      <w:tr w14:paraId="0291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0" w:hRule="atLeast"/>
        </w:trPr>
        <w:tc>
          <w:tcPr>
            <w:tcW w:w="3866" w:type="dxa"/>
            <w:noWrap w:val="0"/>
            <w:vAlign w:val="top"/>
          </w:tcPr>
          <w:p w14:paraId="65D96FE9">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183130" cy="3818255"/>
                  <wp:effectExtent l="0" t="0" r="7620" b="10795"/>
                  <wp:docPr id="12" name="图片 26" descr="b68b853abc7b907079ca04783189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6" descr="b68b853abc7b907079ca047831899369"/>
                          <pic:cNvPicPr>
                            <a:picLocks noChangeAspect="1"/>
                          </pic:cNvPicPr>
                        </pic:nvPicPr>
                        <pic:blipFill>
                          <a:blip r:embed="rId29"/>
                          <a:srcRect t="9821" r="-1677" b="9729"/>
                          <a:stretch>
                            <a:fillRect/>
                          </a:stretch>
                        </pic:blipFill>
                        <pic:spPr>
                          <a:xfrm>
                            <a:off x="0" y="0"/>
                            <a:ext cx="2183130" cy="3818255"/>
                          </a:xfrm>
                          <a:prstGeom prst="rect">
                            <a:avLst/>
                          </a:prstGeom>
                          <a:noFill/>
                          <a:ln>
                            <a:noFill/>
                          </a:ln>
                        </pic:spPr>
                      </pic:pic>
                    </a:graphicData>
                  </a:graphic>
                </wp:inline>
              </w:drawing>
            </w:r>
          </w:p>
        </w:tc>
        <w:tc>
          <w:tcPr>
            <w:tcW w:w="3573" w:type="dxa"/>
            <w:noWrap w:val="0"/>
            <w:vAlign w:val="top"/>
          </w:tcPr>
          <w:p w14:paraId="0614D027">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1882775" cy="3800475"/>
                  <wp:effectExtent l="0" t="0" r="3175" b="9525"/>
                  <wp:docPr id="13" name="图片 27" descr="c8b25d30b3ea76098e38a1c561a3a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7" descr="c8b25d30b3ea76098e38a1c561a3a85d"/>
                          <pic:cNvPicPr>
                            <a:picLocks noChangeAspect="1"/>
                          </pic:cNvPicPr>
                        </pic:nvPicPr>
                        <pic:blipFill>
                          <a:blip r:embed="rId30"/>
                          <a:srcRect t="5519" r="909" b="7103"/>
                          <a:stretch>
                            <a:fillRect/>
                          </a:stretch>
                        </pic:blipFill>
                        <pic:spPr>
                          <a:xfrm>
                            <a:off x="0" y="0"/>
                            <a:ext cx="1882775" cy="3800475"/>
                          </a:xfrm>
                          <a:prstGeom prst="rect">
                            <a:avLst/>
                          </a:prstGeom>
                          <a:noFill/>
                          <a:ln>
                            <a:noFill/>
                          </a:ln>
                        </pic:spPr>
                      </pic:pic>
                    </a:graphicData>
                  </a:graphic>
                </wp:inline>
              </w:drawing>
            </w:r>
          </w:p>
        </w:tc>
      </w:tr>
    </w:tbl>
    <w:p w14:paraId="2E0C1B90">
      <w:pPr>
        <w:pStyle w:val="5"/>
        <w:ind w:left="0" w:leftChars="0" w:firstLine="0" w:firstLineChars="0"/>
        <w:jc w:val="center"/>
        <w:rPr>
          <w:rFonts w:hint="default"/>
          <w:lang w:val="en-US" w:eastAsia="zh-CN"/>
        </w:rPr>
      </w:pPr>
      <w:r>
        <w:t xml:space="preserve">图 </w:t>
      </w:r>
      <w:r>
        <w:rPr>
          <w:rFonts w:hint="eastAsia"/>
          <w:lang w:val="en-US" w:eastAsia="zh-CN"/>
        </w:rPr>
        <w:t>5</w:t>
      </w:r>
      <w:r>
        <w:rPr>
          <w:rFonts w:hint="eastAsia"/>
          <w:lang w:eastAsia="zh-CN"/>
        </w:rPr>
        <w:t xml:space="preserve"> </w:t>
      </w:r>
      <w:r>
        <w:rPr>
          <w:rFonts w:hint="eastAsia"/>
          <w:lang w:val="en-US" w:eastAsia="zh-CN"/>
        </w:rPr>
        <w:t>社群互动</w:t>
      </w:r>
    </w:p>
    <w:p w14:paraId="79D9C477">
      <w:pPr>
        <w:keepNext w:val="0"/>
        <w:keepLines w:val="0"/>
        <w:pageBreakBefore w:val="0"/>
        <w:widowControl/>
        <w:kinsoku/>
        <w:wordWrap/>
        <w:overflowPunct/>
        <w:topLinePunct w:val="0"/>
        <w:autoSpaceDE/>
        <w:autoSpaceDN/>
        <w:bidi w:val="0"/>
        <w:adjustRightInd w:val="0"/>
        <w:snapToGrid w:val="0"/>
        <w:ind w:left="0" w:leftChars="0" w:firstLine="640" w:firstLineChars="200"/>
        <w:textAlignment w:val="baseline"/>
        <w:rPr>
          <w:rFonts w:hint="eastAsia"/>
          <w:lang w:val="en-US" w:eastAsia="zh-CN"/>
        </w:rPr>
      </w:pPr>
      <w:r>
        <w:rPr>
          <w:rFonts w:hint="eastAsia"/>
          <w:lang w:val="en-US" w:eastAsia="zh-CN"/>
        </w:rPr>
        <w:t>华越体育始终坚持以服务流程的持续优化为根基，将课前沟通、过程陪伴、成果反馈融为整体，力求为每位学员锻造安全、高效、富有成就感的卓越学习体验，以实际行动兑现对学员、家长及校园综合需求的忠实承诺。</w:t>
      </w:r>
    </w:p>
    <w:p w14:paraId="6D96150E">
      <w:pPr>
        <w:pStyle w:val="4"/>
        <w:numPr>
          <w:ilvl w:val="0"/>
          <w:numId w:val="0"/>
        </w:numPr>
        <w:bidi w:val="0"/>
        <w:ind w:leftChars="0" w:firstLine="643" w:firstLineChars="200"/>
        <w:rPr>
          <w:rFonts w:hint="default"/>
          <w:lang w:val="en-US" w:eastAsia="zh-CN"/>
        </w:rPr>
      </w:pPr>
      <w:r>
        <w:rPr>
          <w:rFonts w:hint="eastAsia"/>
          <w:lang w:val="en-US" w:eastAsia="zh-CN"/>
        </w:rPr>
        <w:t>5.校际联动与拓展</w:t>
      </w:r>
    </w:p>
    <w:p w14:paraId="71EF56AE">
      <w:pPr>
        <w:bidi w:val="0"/>
        <w:rPr>
          <w:rFonts w:hint="eastAsia"/>
          <w:lang w:val="en-US" w:eastAsia="zh-CN"/>
        </w:rPr>
      </w:pPr>
      <w:r>
        <w:rPr>
          <w:rFonts w:hint="eastAsia"/>
          <w:lang w:val="en-US" w:eastAsia="zh-CN"/>
        </w:rPr>
        <w:t>2025年11月1日至2日，丁兰第三小学男篮校队受邀参加首届“澎汇杯”篮球嘉年华校际邀请赛。在“运动促成长·健康向未来”的赛事主题引领下，队员们以高昂斗志投入每一场较量。凭借扎实的基本功、默契的团队配合和永不言弃的拼搏精神，在两天高强度赛程中稳扎稳打、愈战愈勇，最终一举夺得冠军。校队球员孙翊祝凭借全场稳定的攻防表现荣膺赛事MVP——这不仅是个人荣誉，更是整支队伍日复一日科学训练与精神淬炼的集中体现。</w:t>
      </w:r>
    </w:p>
    <w:p w14:paraId="3244DE68">
      <w:pPr>
        <w:bidi w:val="0"/>
        <w:rPr>
          <w:rFonts w:hint="eastAsia"/>
          <w:lang w:val="en-US" w:eastAsia="zh-CN"/>
        </w:rPr>
      </w:pPr>
      <w:r>
        <w:rPr>
          <w:rFonts w:hint="eastAsia"/>
          <w:lang w:val="en-US" w:eastAsia="zh-CN"/>
        </w:rPr>
        <w:t>时隔一月，12月6日，由丁兰第三小学主办、浙江华越体育承办的第三届“星悦杯”校际篮球联赛在本校盛大启幕。作为东道主，丁兰三小男篮校队以高度的责任感和荣誉感积极备战，将主场优势转化为奋进动力。为期两天的八队激烈角逐中，队员们始终秉持“尊重、责任、规则”的体育信念，以清晰的战术执行、顽强的防守意志和高效的团队协作，连续击败所有对手，以全胜战绩强势夺冠。孙翊祝再次凭借卓越的领导力与赛场统治力，蝉联赛事MVP，成为两大赛事中闪耀的“双冠之星”。</w:t>
      </w:r>
    </w:p>
    <w:p w14:paraId="383610D5">
      <w:pPr>
        <w:bidi w:val="0"/>
        <w:rPr>
          <w:rFonts w:hint="eastAsia"/>
          <w:vertAlign w:val="baseline"/>
          <w:lang w:val="en-US" w:eastAsia="zh-CN"/>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5"/>
        <w:gridCol w:w="4257"/>
      </w:tblGrid>
      <w:tr w14:paraId="1217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5" w:type="dxa"/>
            <w:noWrap w:val="0"/>
            <w:vAlign w:val="top"/>
          </w:tcPr>
          <w:p w14:paraId="119F7785">
            <w:pPr>
              <w:bidi w:val="0"/>
              <w:ind w:left="0" w:leftChars="0" w:firstLine="0" w:firstLineChars="0"/>
              <w:rPr>
                <w:rFonts w:hint="eastAsia"/>
                <w:vertAlign w:val="baseline"/>
                <w:lang w:val="en-US" w:eastAsia="zh-CN"/>
              </w:rPr>
            </w:pPr>
            <w:r>
              <w:rPr>
                <w:rFonts w:ascii="宋体" w:hAnsi="宋体" w:eastAsia="宋体" w:cs="宋体"/>
                <w:sz w:val="24"/>
                <w:szCs w:val="24"/>
              </w:rPr>
              <w:drawing>
                <wp:inline distT="0" distB="0" distL="114300" distR="114300">
                  <wp:extent cx="2573655" cy="3266440"/>
                  <wp:effectExtent l="0" t="0" r="0"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31"/>
                          <a:stretch>
                            <a:fillRect/>
                          </a:stretch>
                        </pic:blipFill>
                        <pic:spPr>
                          <a:xfrm>
                            <a:off x="0" y="0"/>
                            <a:ext cx="2573655" cy="3266440"/>
                          </a:xfrm>
                          <a:prstGeom prst="rect">
                            <a:avLst/>
                          </a:prstGeom>
                          <a:noFill/>
                          <a:ln>
                            <a:noFill/>
                          </a:ln>
                        </pic:spPr>
                      </pic:pic>
                    </a:graphicData>
                  </a:graphic>
                </wp:inline>
              </w:drawing>
            </w:r>
          </w:p>
        </w:tc>
        <w:tc>
          <w:tcPr>
            <w:tcW w:w="4257" w:type="dxa"/>
            <w:noWrap w:val="0"/>
            <w:vAlign w:val="top"/>
          </w:tcPr>
          <w:p w14:paraId="0D280B98">
            <w:pPr>
              <w:bidi w:val="0"/>
              <w:ind w:left="0" w:leftChars="0" w:firstLine="0" w:firstLineChars="0"/>
              <w:rPr>
                <w:rFonts w:hint="eastAsia"/>
                <w:vertAlign w:val="baseline"/>
                <w:lang w:val="en-US" w:eastAsia="zh-CN"/>
              </w:rPr>
            </w:pPr>
            <w:r>
              <w:rPr>
                <w:rFonts w:ascii="宋体" w:hAnsi="宋体" w:eastAsia="宋体" w:cs="宋体"/>
                <w:sz w:val="24"/>
                <w:szCs w:val="24"/>
              </w:rPr>
              <w:drawing>
                <wp:inline distT="0" distB="0" distL="114300" distR="114300">
                  <wp:extent cx="2522855" cy="3271520"/>
                  <wp:effectExtent l="0" t="0" r="0" b="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32"/>
                          <a:stretch>
                            <a:fillRect/>
                          </a:stretch>
                        </pic:blipFill>
                        <pic:spPr>
                          <a:xfrm>
                            <a:off x="0" y="0"/>
                            <a:ext cx="2522855" cy="3271520"/>
                          </a:xfrm>
                          <a:prstGeom prst="rect">
                            <a:avLst/>
                          </a:prstGeom>
                          <a:noFill/>
                          <a:ln>
                            <a:noFill/>
                          </a:ln>
                        </pic:spPr>
                      </pic:pic>
                    </a:graphicData>
                  </a:graphic>
                </wp:inline>
              </w:drawing>
            </w:r>
          </w:p>
        </w:tc>
      </w:tr>
      <w:tr w14:paraId="2CCC1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noWrap w:val="0"/>
            <w:vAlign w:val="top"/>
          </w:tcPr>
          <w:p w14:paraId="3DA3FBE4">
            <w:pPr>
              <w:bidi w:val="0"/>
              <w:ind w:left="0" w:leftChars="0" w:firstLine="0" w:firstLineChars="0"/>
              <w:rPr>
                <w:rFonts w:hint="eastAsia"/>
                <w:vertAlign w:val="baseline"/>
                <w:lang w:val="en-US" w:eastAsia="zh-CN"/>
              </w:rPr>
            </w:pPr>
            <w:r>
              <w:rPr>
                <w:rFonts w:ascii="宋体" w:hAnsi="宋体" w:eastAsia="宋体" w:cs="宋体"/>
                <w:sz w:val="24"/>
                <w:szCs w:val="24"/>
              </w:rPr>
              <w:drawing>
                <wp:inline distT="0" distB="0" distL="114300" distR="114300">
                  <wp:extent cx="5266690" cy="2621280"/>
                  <wp:effectExtent l="0" t="0" r="0" b="0"/>
                  <wp:docPr id="1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56"/>
                          <pic:cNvPicPr>
                            <a:picLocks noChangeAspect="1"/>
                          </pic:cNvPicPr>
                        </pic:nvPicPr>
                        <pic:blipFill>
                          <a:blip r:embed="rId33"/>
                          <a:stretch>
                            <a:fillRect/>
                          </a:stretch>
                        </pic:blipFill>
                        <pic:spPr>
                          <a:xfrm>
                            <a:off x="0" y="0"/>
                            <a:ext cx="5266690" cy="2621280"/>
                          </a:xfrm>
                          <a:prstGeom prst="rect">
                            <a:avLst/>
                          </a:prstGeom>
                          <a:noFill/>
                          <a:ln>
                            <a:noFill/>
                          </a:ln>
                        </pic:spPr>
                      </pic:pic>
                    </a:graphicData>
                  </a:graphic>
                </wp:inline>
              </w:drawing>
            </w:r>
          </w:p>
        </w:tc>
      </w:tr>
    </w:tbl>
    <w:p w14:paraId="1DA396D1">
      <w:pPr>
        <w:pStyle w:val="5"/>
        <w:ind w:left="0" w:leftChars="0" w:firstLine="0" w:firstLineChars="0"/>
        <w:jc w:val="center"/>
        <w:rPr>
          <w:rFonts w:hint="eastAsia"/>
          <w:lang w:val="en-US" w:eastAsia="zh-CN"/>
        </w:rPr>
      </w:pPr>
      <w:r>
        <w:t xml:space="preserve">图 </w:t>
      </w:r>
      <w:r>
        <w:rPr>
          <w:rFonts w:hint="eastAsia"/>
          <w:lang w:val="en-US" w:eastAsia="zh-CN"/>
        </w:rPr>
        <w:t>6</w:t>
      </w:r>
      <w:r>
        <w:rPr>
          <w:rFonts w:hint="eastAsia"/>
          <w:lang w:eastAsia="zh-CN"/>
        </w:rPr>
        <w:t xml:space="preserve"> “彭汇杯”比赛精彩瞬间</w:t>
      </w:r>
    </w:p>
    <w:p w14:paraId="4AE65C7B">
      <w:pPr>
        <w:bidi w:val="0"/>
        <w:rPr>
          <w:rFonts w:hint="default"/>
          <w:vertAlign w:val="baseline"/>
          <w:lang w:val="en-US" w:eastAsia="zh-CN"/>
        </w:rPr>
      </w:pPr>
      <w:r>
        <w:rPr>
          <w:rFonts w:hint="eastAsia"/>
          <w:lang w:val="en-US" w:eastAsia="zh-CN"/>
        </w:rPr>
        <w:t>两项赛事的卓越成绩，绝非偶然——它源于校队建队以来系统化、阶梯式的科学培养。从最初的基础技能打磨，到如今战术素养与心理韧性的全面提升；从单兵作战能力的强化，到整体攻防体系的成熟运转。每一次训练中的汗水、每一次对抗中的跌倒与站起，都在为赛场上的从容与自信奠基。丁兰三小男篮的崛起之路，正是“体教融合”理念落地生根的生动缩影：体育不仅强健体魄，更在胜负之间锤炼品格，在协作之中凝聚信念。我们有理由相信，这支年轻而坚韧的队伍，将继续以奋斗为笔，以球场为纸，书写更加精彩的成长篇章。</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F79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noWrap w:val="0"/>
            <w:vAlign w:val="top"/>
          </w:tcPr>
          <w:p w14:paraId="212B0F9E">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4426585" cy="2952115"/>
                  <wp:effectExtent l="0" t="0" r="0" b="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34"/>
                          <a:stretch>
                            <a:fillRect/>
                          </a:stretch>
                        </pic:blipFill>
                        <pic:spPr>
                          <a:xfrm>
                            <a:off x="0" y="0"/>
                            <a:ext cx="4426585" cy="2952115"/>
                          </a:xfrm>
                          <a:prstGeom prst="rect">
                            <a:avLst/>
                          </a:prstGeom>
                          <a:noFill/>
                          <a:ln>
                            <a:noFill/>
                          </a:ln>
                        </pic:spPr>
                      </pic:pic>
                    </a:graphicData>
                  </a:graphic>
                </wp:inline>
              </w:drawing>
            </w:r>
          </w:p>
        </w:tc>
      </w:tr>
      <w:tr w14:paraId="20577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noWrap w:val="0"/>
            <w:vAlign w:val="top"/>
          </w:tcPr>
          <w:p w14:paraId="5FA62495">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4428490" cy="2952115"/>
                  <wp:effectExtent l="0" t="0" r="0" b="0"/>
                  <wp:docPr id="1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IMG_256"/>
                          <pic:cNvPicPr>
                            <a:picLocks noChangeAspect="1"/>
                          </pic:cNvPicPr>
                        </pic:nvPicPr>
                        <pic:blipFill>
                          <a:blip r:embed="rId35"/>
                          <a:stretch>
                            <a:fillRect/>
                          </a:stretch>
                        </pic:blipFill>
                        <pic:spPr>
                          <a:xfrm>
                            <a:off x="0" y="0"/>
                            <a:ext cx="4428490" cy="2952115"/>
                          </a:xfrm>
                          <a:prstGeom prst="rect">
                            <a:avLst/>
                          </a:prstGeom>
                          <a:noFill/>
                          <a:ln>
                            <a:noFill/>
                          </a:ln>
                        </pic:spPr>
                      </pic:pic>
                    </a:graphicData>
                  </a:graphic>
                </wp:inline>
              </w:drawing>
            </w:r>
          </w:p>
        </w:tc>
      </w:tr>
    </w:tbl>
    <w:p w14:paraId="589A1C23">
      <w:pPr>
        <w:pStyle w:val="5"/>
        <w:ind w:left="0" w:leftChars="0" w:firstLine="0" w:firstLineChars="0"/>
        <w:jc w:val="center"/>
        <w:rPr>
          <w:rFonts w:hint="eastAsia" w:eastAsia="宋体"/>
          <w:lang w:eastAsia="zh-CN"/>
        </w:rPr>
      </w:pPr>
      <w:r>
        <w:t xml:space="preserve">图 </w:t>
      </w:r>
      <w:r>
        <w:rPr>
          <w:rFonts w:hint="eastAsia"/>
          <w:lang w:val="en-US" w:eastAsia="zh-CN"/>
        </w:rPr>
        <w:t>7</w:t>
      </w:r>
      <w:r>
        <w:rPr>
          <w:rFonts w:hint="eastAsia"/>
          <w:lang w:eastAsia="zh-CN"/>
        </w:rPr>
        <w:t xml:space="preserve"> “星悦杯”活动照片</w:t>
      </w:r>
    </w:p>
    <w:p w14:paraId="37A3FEEC">
      <w:pPr>
        <w:bidi w:val="0"/>
        <w:ind w:firstLine="1280" w:firstLineChars="400"/>
        <w:rPr>
          <w:del w:id="17" w:author="张琦" w:date="2026-01-16T14:56:00Z"/>
          <w:rFonts w:hint="default"/>
          <w:lang w:val="en-US" w:eastAsia="zh-CN"/>
        </w:rPr>
      </w:pPr>
    </w:p>
    <w:p w14:paraId="4DB65599">
      <w:pPr>
        <w:pStyle w:val="3"/>
        <w:numPr>
          <w:ilvl w:val="0"/>
          <w:numId w:val="0"/>
        </w:numPr>
        <w:bidi w:val="0"/>
        <w:ind w:leftChars="0" w:firstLine="643" w:firstLineChars="200"/>
        <w:rPr>
          <w:rFonts w:hint="eastAsia"/>
          <w:lang w:val="en-US" w:eastAsia="zh-CN"/>
        </w:rPr>
      </w:pPr>
      <w:bookmarkStart w:id="8" w:name="_Toc3840"/>
      <w:r>
        <w:rPr>
          <w:rFonts w:hint="eastAsia"/>
          <w:lang w:val="en-US" w:eastAsia="zh-CN"/>
        </w:rPr>
        <w:t>（三）学员数据分析</w:t>
      </w:r>
      <w:bookmarkEnd w:id="8"/>
    </w:p>
    <w:p w14:paraId="2DB5A62A">
      <w:pPr>
        <w:bidi w:val="0"/>
        <w:rPr>
          <w:rFonts w:hint="eastAsia"/>
          <w:lang w:val="en-US" w:eastAsia="zh-CN"/>
        </w:rPr>
      </w:pPr>
      <w:r>
        <w:rPr>
          <w:rFonts w:hint="default"/>
          <w:lang w:val="en-US" w:eastAsia="zh-CN"/>
        </w:rPr>
        <w:t>本学期，华越体育依托数字化管理平台，对合作学校篮球课程的运行数据进行了系统梳理与分析。在确保数据真实、完整、可溯的前提下，聚焦学员参与、课堂实施、成长轨迹等核心维度，力求以客观视角呈现服务成效，为后续教学优化与家校协同提供依据。以下从年级分布、新老学员结构、出勤稳定性等方面展开简要分析</w:t>
      </w:r>
      <w:r>
        <w:rPr>
          <w:rFonts w:hint="eastAsia"/>
          <w:lang w:val="en-US" w:eastAsia="zh-CN"/>
        </w:rPr>
        <w:t>。</w:t>
      </w:r>
    </w:p>
    <w:p w14:paraId="04F52538">
      <w:pPr>
        <w:bidi w:val="0"/>
        <w:rPr>
          <w:rFonts w:hint="default"/>
          <w:sz w:val="21"/>
          <w:szCs w:val="21"/>
          <w:lang w:val="en-US" w:eastAsia="zh-CN"/>
        </w:rPr>
      </w:pPr>
      <w:r>
        <w:rPr>
          <w:rFonts w:hint="eastAsia"/>
          <w:sz w:val="21"/>
          <w:szCs w:val="21"/>
          <w:lang w:val="en-US" w:eastAsia="zh-CN"/>
        </w:rPr>
        <w:t>（注：以下数据采集时间为：2025.9.1</w:t>
      </w:r>
      <w:del w:id="18" w:author="张琦" w:date="2026-01-16T14:56:00Z">
        <w:r>
          <w:rPr>
            <w:rFonts w:hint="default"/>
            <w:sz w:val="21"/>
            <w:szCs w:val="21"/>
            <w:lang w:val="en-US" w:eastAsia="zh-CN"/>
          </w:rPr>
          <w:delText>~</w:delText>
        </w:r>
      </w:del>
      <w:ins w:id="19" w:author="张琦" w:date="2026-01-16T14:56:00Z">
        <w:r>
          <w:rPr>
            <w:rFonts w:hint="eastAsia"/>
            <w:sz w:val="21"/>
            <w:szCs w:val="21"/>
            <w:lang w:val="en-US" w:eastAsia="zh-CN"/>
          </w:rPr>
          <w:t>-</w:t>
        </w:r>
      </w:ins>
      <w:r>
        <w:rPr>
          <w:rFonts w:hint="eastAsia"/>
          <w:sz w:val="21"/>
          <w:szCs w:val="21"/>
          <w:lang w:val="en-US" w:eastAsia="zh-CN"/>
        </w:rPr>
        <w:t>2026.1.9）</w:t>
      </w:r>
    </w:p>
    <w:p w14:paraId="2C6E50AC">
      <w:pPr>
        <w:pStyle w:val="4"/>
        <w:numPr>
          <w:ilvl w:val="0"/>
          <w:numId w:val="0"/>
        </w:numPr>
        <w:bidi w:val="0"/>
        <w:ind w:leftChars="0" w:firstLine="643" w:firstLineChars="200"/>
        <w:rPr>
          <w:rFonts w:hint="default"/>
          <w:lang w:val="en-US" w:eastAsia="zh-CN"/>
        </w:rPr>
      </w:pPr>
      <w:commentRangeStart w:id="21"/>
      <w:r>
        <w:rPr>
          <w:rFonts w:hint="eastAsia"/>
          <w:lang w:val="en-US" w:eastAsia="zh-CN"/>
        </w:rPr>
        <w:t>1.年级分布</w:t>
      </w:r>
      <w:commentRangeEnd w:id="21"/>
      <w:r>
        <w:commentReference w:id="21"/>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5A46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359DFDB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4326255" cy="3493770"/>
                  <wp:effectExtent l="0" t="0" r="17145" b="1143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6"/>
                          <a:stretch>
                            <a:fillRect/>
                          </a:stretch>
                        </pic:blipFill>
                        <pic:spPr>
                          <a:xfrm>
                            <a:off x="0" y="0"/>
                            <a:ext cx="4326255" cy="3493770"/>
                          </a:xfrm>
                          <a:prstGeom prst="rect">
                            <a:avLst/>
                          </a:prstGeom>
                          <a:noFill/>
                          <a:ln>
                            <a:noFill/>
                          </a:ln>
                        </pic:spPr>
                      </pic:pic>
                    </a:graphicData>
                  </a:graphic>
                </wp:inline>
              </w:drawing>
            </w:r>
          </w:p>
        </w:tc>
      </w:tr>
    </w:tbl>
    <w:p w14:paraId="26F2FA97">
      <w:pPr>
        <w:pStyle w:val="5"/>
        <w:keepNext w:val="0"/>
        <w:keepLines w:val="0"/>
        <w:pageBreakBefore w:val="0"/>
        <w:widowControl/>
        <w:kinsoku/>
        <w:wordWrap/>
        <w:overflowPunct/>
        <w:topLinePunct w:val="0"/>
        <w:autoSpaceDE w:val="0"/>
        <w:autoSpaceDN w:val="0"/>
        <w:bidi w:val="0"/>
        <w:adjustRightInd w:val="0"/>
        <w:snapToGrid w:val="0"/>
        <w:ind w:firstLine="0" w:firstLineChars="0"/>
        <w:jc w:val="center"/>
        <w:textAlignment w:val="baseline"/>
        <w:rPr>
          <w:rFonts w:hint="default"/>
          <w:lang w:val="en-US" w:eastAsia="zh-CN"/>
        </w:rPr>
        <w:pPrChange w:id="20" w:author="张琦" w:date="2026-01-16T14:59: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pPr>
        </w:pPrChange>
      </w:pPr>
      <w:r>
        <w:t>图</w:t>
      </w:r>
      <w:r>
        <w:rPr>
          <w:rFonts w:hint="eastAsia"/>
          <w:lang w:val="en-US" w:eastAsia="zh-CN"/>
        </w:rPr>
        <w:t xml:space="preserve"> 8</w:t>
      </w:r>
      <w:r>
        <w:rPr>
          <w:rFonts w:hint="eastAsia"/>
          <w:lang w:eastAsia="zh-CN"/>
        </w:rPr>
        <w:t xml:space="preserve"> 学员年级</w:t>
      </w:r>
      <w:r>
        <w:rPr>
          <w:rFonts w:hint="eastAsia"/>
          <w:lang w:val="en-US" w:eastAsia="zh-CN"/>
        </w:rPr>
        <w:t>分布</w:t>
      </w:r>
    </w:p>
    <w:p w14:paraId="2F1AC064">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firstLine="640" w:firstLineChars="200"/>
        <w:jc w:val="left"/>
        <w:textAlignment w:val="baseline"/>
        <w:rPr>
          <w:rFonts w:hint="default"/>
          <w:lang w:val="en-US" w:eastAsia="zh-CN"/>
        </w:rPr>
        <w:pPrChange w:id="21" w:author="张琦" w:date="2026-01-16T14:59: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pPr>
        </w:pPrChange>
      </w:pPr>
      <w:r>
        <w:rPr>
          <w:rFonts w:hint="default"/>
          <w:lang w:val="en-US" w:eastAsia="zh-CN"/>
        </w:rPr>
        <w:t>本学期参与篮球课程的学员共83人，涵盖一至六年级，形成完整的学段覆盖结构。从数据分布来看：</w:t>
      </w:r>
    </w:p>
    <w:p w14:paraId="6295441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lang w:val="en-US" w:eastAsia="zh-CN"/>
        </w:rPr>
        <w:pPrChange w:id="22" w:author="张琦" w:date="2026-01-16T14:58: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420" w:firstLineChars="0"/>
            <w:jc w:val="left"/>
            <w:textAlignment w:val="baseline"/>
          </w:pPr>
        </w:pPrChange>
      </w:pPr>
      <w:r>
        <w:rPr>
          <w:rFonts w:hint="default"/>
          <w:lang w:val="en-US" w:eastAsia="zh-CN"/>
        </w:rPr>
        <w:t>高年级（四、五、六年级）为参与主力，合计占比达</w:t>
      </w:r>
      <w:r>
        <w:rPr>
          <w:rFonts w:hint="eastAsia"/>
          <w:lang w:val="en-US" w:eastAsia="zh-CN"/>
        </w:rPr>
        <w:t>60.25</w:t>
      </w:r>
      <w:r>
        <w:rPr>
          <w:rFonts w:hint="default"/>
          <w:lang w:val="en-US" w:eastAsia="zh-CN"/>
        </w:rPr>
        <w:t>%（四年级19.28% + 五年级14.46% + 六年级26.51%），表明随着学生年龄增长、运动能力提升及兴趣稳定，对系统化篮球训练的需求持续增强，课程在中高年级已具备较强黏性与品牌效应。</w:t>
      </w:r>
    </w:p>
    <w:p w14:paraId="424F178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lang w:val="en-US" w:eastAsia="zh-CN"/>
        </w:rPr>
        <w:pPrChange w:id="23" w:author="张琦" w:date="2026-01-16T14:58: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420" w:firstLineChars="0"/>
            <w:jc w:val="left"/>
            <w:textAlignment w:val="baseline"/>
          </w:pPr>
        </w:pPrChange>
      </w:pPr>
      <w:r>
        <w:rPr>
          <w:rFonts w:hint="default"/>
          <w:lang w:val="en-US" w:eastAsia="zh-CN"/>
        </w:rPr>
        <w:t>中低年级（二、三年级）构成重要基础层，占比</w:t>
      </w:r>
      <w:r>
        <w:rPr>
          <w:rFonts w:hint="eastAsia"/>
          <w:lang w:val="en-US" w:eastAsia="zh-CN"/>
        </w:rPr>
        <w:t>28.92</w:t>
      </w:r>
      <w:r>
        <w:rPr>
          <w:rFonts w:hint="default"/>
          <w:lang w:val="en-US" w:eastAsia="zh-CN"/>
        </w:rPr>
        <w:t>%（二年级7.23% + 三年级21.69%），尤其三年级占比最高（21.69%），显示该年龄段是兴趣培养与技能</w:t>
      </w:r>
      <w:r>
        <w:rPr>
          <w:rFonts w:hint="eastAsia"/>
          <w:lang w:val="en-US" w:eastAsia="zh-CN"/>
        </w:rPr>
        <w:t>强化</w:t>
      </w:r>
      <w:r>
        <w:rPr>
          <w:rFonts w:hint="default"/>
          <w:lang w:val="en-US" w:eastAsia="zh-CN"/>
        </w:rPr>
        <w:t>的关键窗口期，课程设计对低龄学生的适配性良好，有效承接了“从兴趣到习惯”的转化路径。</w:t>
      </w:r>
    </w:p>
    <w:p w14:paraId="1433A36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lang w:val="en-US" w:eastAsia="zh-CN"/>
        </w:rPr>
        <w:pPrChange w:id="24" w:author="张琦" w:date="2026-01-16T14:58: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420" w:firstLineChars="0"/>
            <w:jc w:val="left"/>
            <w:textAlignment w:val="baseline"/>
          </w:pPr>
        </w:pPrChange>
      </w:pPr>
      <w:r>
        <w:rPr>
          <w:rFonts w:hint="default"/>
          <w:lang w:val="en-US" w:eastAsia="zh-CN"/>
        </w:rPr>
        <w:t>一年级学员虽占比较小（10.84%），但作为最年轻群体，其参与本身即代表家长对体育早期教育的认可，也预示未来生源储备的可持续性。</w:t>
      </w:r>
    </w:p>
    <w:p w14:paraId="2DFD5C5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lang w:val="en-US" w:eastAsia="zh-CN"/>
        </w:rPr>
        <w:pPrChange w:id="25" w:author="张琦" w:date="2026-01-16T14:58:00Z">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420" w:firstLineChars="0"/>
            <w:jc w:val="left"/>
            <w:textAlignment w:val="baseline"/>
          </w:pPr>
        </w:pPrChange>
      </w:pPr>
      <w:r>
        <w:rPr>
          <w:rFonts w:hint="default"/>
          <w:lang w:val="en-US" w:eastAsia="zh-CN"/>
        </w:rPr>
        <w:t>整体来看，学员年级结构呈现“中间稳、两端有支撑”的健康形态——既保障了高年级竞技人才梯队建设，又夯实了低年级兴趣普及基础。这种分布不仅反映课程在各学段的广泛接受度，更体现出华越体育“分层教学、梯度衔接”策略的有效落地：课程内容随年龄递进，满足不同阶段学生的发展需求，从而实现从“玩得开心”到“练得扎实”的自然过渡，为学校构建“全员参与、全程发展”的体育生态提供坚实支撑。</w:t>
      </w:r>
    </w:p>
    <w:p w14:paraId="09393993">
      <w:pPr>
        <w:pStyle w:val="4"/>
        <w:numPr>
          <w:ilvl w:val="0"/>
          <w:numId w:val="0"/>
        </w:numPr>
        <w:bidi w:val="0"/>
        <w:ind w:leftChars="0" w:firstLine="643" w:firstLineChars="200"/>
        <w:rPr>
          <w:rFonts w:hint="default"/>
          <w:lang w:val="en-US" w:eastAsia="zh-CN"/>
        </w:rPr>
      </w:pPr>
      <w:commentRangeStart w:id="22"/>
      <w:r>
        <w:rPr>
          <w:rFonts w:hint="eastAsia"/>
          <w:lang w:val="en-US" w:eastAsia="zh-CN"/>
        </w:rPr>
        <w:t>2.课程类型</w:t>
      </w:r>
      <w:commentRangeEnd w:id="22"/>
      <w:r>
        <w:commentReference w:id="22"/>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6"/>
      </w:tblGrid>
      <w:tr w14:paraId="40951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2" w:hRule="atLeast"/>
          <w:jc w:val="center"/>
        </w:trPr>
        <w:tc>
          <w:tcPr>
            <w:tcW w:w="7360" w:type="dxa"/>
            <w:noWrap w:val="0"/>
            <w:vAlign w:val="top"/>
          </w:tcPr>
          <w:p w14:paraId="68BF988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4857750" cy="2647950"/>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37"/>
                          <a:stretch>
                            <a:fillRect/>
                          </a:stretch>
                        </pic:blipFill>
                        <pic:spPr>
                          <a:xfrm>
                            <a:off x="0" y="0"/>
                            <a:ext cx="4857750" cy="2647950"/>
                          </a:xfrm>
                          <a:prstGeom prst="rect">
                            <a:avLst/>
                          </a:prstGeom>
                          <a:noFill/>
                          <a:ln>
                            <a:noFill/>
                          </a:ln>
                        </pic:spPr>
                      </pic:pic>
                    </a:graphicData>
                  </a:graphic>
                </wp:inline>
              </w:drawing>
            </w:r>
          </w:p>
        </w:tc>
      </w:tr>
    </w:tbl>
    <w:p w14:paraId="4D660DC0">
      <w:pPr>
        <w:pStyle w:val="5"/>
        <w:ind w:left="0" w:leftChars="0" w:firstLine="0" w:firstLineChars="0"/>
        <w:jc w:val="center"/>
        <w:rPr>
          <w:rFonts w:hint="default" w:eastAsia="宋体"/>
          <w:lang w:val="en-US" w:eastAsia="zh-CN"/>
        </w:rPr>
      </w:pPr>
      <w:r>
        <w:t xml:space="preserve">图 </w:t>
      </w:r>
      <w:r>
        <w:rPr>
          <w:rFonts w:hint="eastAsia"/>
          <w:lang w:val="en-US" w:eastAsia="zh-CN"/>
        </w:rPr>
        <w:t>9</w:t>
      </w:r>
      <w:r>
        <w:rPr>
          <w:rFonts w:hint="eastAsia"/>
          <w:lang w:eastAsia="zh-CN"/>
        </w:rPr>
        <w:t xml:space="preserve"> 课程类型</w:t>
      </w:r>
      <w:r>
        <w:rPr>
          <w:rFonts w:hint="eastAsia"/>
          <w:lang w:val="en-US" w:eastAsia="zh-CN"/>
        </w:rPr>
        <w:t>学员分布</w:t>
      </w:r>
    </w:p>
    <w:p w14:paraId="77C8FBEA">
      <w:pPr>
        <w:bidi w:val="0"/>
        <w:rPr>
          <w:rFonts w:hint="default"/>
          <w:lang w:val="en-US" w:eastAsia="zh-CN"/>
        </w:rPr>
      </w:pPr>
      <w:r>
        <w:rPr>
          <w:rFonts w:hint="default"/>
          <w:lang w:val="en-US" w:eastAsia="zh-CN"/>
        </w:rPr>
        <w:t>本学期按课程类型划分为三类：兴趣班、校队、梯队，形成“基础广泛、中间支撑、顶端精锐”的典型金字塔结构。</w:t>
      </w:r>
    </w:p>
    <w:p w14:paraId="3491336E">
      <w:pPr>
        <w:bidi w:val="0"/>
        <w:rPr>
          <w:rFonts w:hint="default"/>
          <w:lang w:val="en-US" w:eastAsia="zh-CN"/>
        </w:rPr>
      </w:pPr>
      <w:r>
        <w:rPr>
          <w:rFonts w:hint="default"/>
          <w:lang w:val="en-US" w:eastAsia="zh-CN"/>
        </w:rPr>
        <w:t>兴趣班占比高达66.27%（55人），构成整个篮球课程体系的坚实底座。这一数据表明，绝大多数学生是以兴趣培养和体能锻炼为主要目标参与课程，充分体现了华越体育在普惠性体育</w:t>
      </w:r>
      <w:r>
        <w:rPr>
          <w:rFonts w:hint="eastAsia"/>
          <w:lang w:val="en-US" w:eastAsia="zh-CN"/>
        </w:rPr>
        <w:t>课程</w:t>
      </w:r>
      <w:r>
        <w:rPr>
          <w:rFonts w:hint="default"/>
          <w:lang w:val="en-US" w:eastAsia="zh-CN"/>
        </w:rPr>
        <w:t>服务上的覆盖广度与吸引力。兴趣班作为“第一入口”，不仅满足了学生多样化的运动需求，也为后续人才选拔提供了丰富的</w:t>
      </w:r>
      <w:r>
        <w:rPr>
          <w:rFonts w:hint="eastAsia"/>
          <w:lang w:val="en-US" w:eastAsia="zh-CN"/>
        </w:rPr>
        <w:t>生源</w:t>
      </w:r>
      <w:r>
        <w:rPr>
          <w:rFonts w:hint="default"/>
          <w:lang w:val="en-US" w:eastAsia="zh-CN"/>
        </w:rPr>
        <w:t>池。</w:t>
      </w:r>
    </w:p>
    <w:p w14:paraId="765BD7F2">
      <w:pPr>
        <w:bidi w:val="0"/>
        <w:rPr>
          <w:rFonts w:hint="default"/>
          <w:lang w:val="en-US" w:eastAsia="zh-CN"/>
        </w:rPr>
      </w:pPr>
      <w:r>
        <w:rPr>
          <w:rFonts w:hint="default"/>
          <w:lang w:val="en-US" w:eastAsia="zh-CN"/>
        </w:rPr>
        <w:t>梯队班占比</w:t>
      </w:r>
      <w:r>
        <w:rPr>
          <w:rFonts w:hint="eastAsia"/>
          <w:lang w:val="en-US" w:eastAsia="zh-CN"/>
        </w:rPr>
        <w:t>15.66</w:t>
      </w:r>
      <w:r>
        <w:rPr>
          <w:rFonts w:hint="default"/>
          <w:lang w:val="en-US" w:eastAsia="zh-CN"/>
        </w:rPr>
        <w:t>%（1</w:t>
      </w:r>
      <w:r>
        <w:rPr>
          <w:rFonts w:hint="eastAsia"/>
          <w:lang w:val="en-US" w:eastAsia="zh-CN"/>
        </w:rPr>
        <w:t>3</w:t>
      </w:r>
      <w:r>
        <w:rPr>
          <w:rFonts w:hint="default"/>
          <w:lang w:val="en-US" w:eastAsia="zh-CN"/>
        </w:rPr>
        <w:t>人），处于承上启下的关键层级。这部分学员多为兴趣班中表现突出、有进一步发展意愿的学生，课程内容更注重技能深化与战术意识启蒙，是连接兴趣普及与竞技精英的重要桥梁。其规模适中、比例合理，既保障了进阶通道的畅通，又避免过度拔苗助长，符合青少年成长规律。</w:t>
      </w:r>
    </w:p>
    <w:p w14:paraId="42EC7213">
      <w:pPr>
        <w:bidi w:val="0"/>
        <w:rPr>
          <w:rFonts w:hint="default"/>
          <w:lang w:val="en-US" w:eastAsia="zh-CN"/>
        </w:rPr>
      </w:pPr>
      <w:r>
        <w:rPr>
          <w:rFonts w:hint="default"/>
          <w:lang w:val="en-US" w:eastAsia="zh-CN"/>
        </w:rPr>
        <w:t>校队占比1</w:t>
      </w:r>
      <w:r>
        <w:rPr>
          <w:rFonts w:hint="eastAsia"/>
          <w:lang w:val="en-US" w:eastAsia="zh-CN"/>
        </w:rPr>
        <w:t>8.07</w:t>
      </w:r>
      <w:r>
        <w:rPr>
          <w:rFonts w:hint="default"/>
          <w:lang w:val="en-US" w:eastAsia="zh-CN"/>
        </w:rPr>
        <w:t>%（1</w:t>
      </w:r>
      <w:r>
        <w:rPr>
          <w:rFonts w:hint="eastAsia"/>
          <w:lang w:val="en-US" w:eastAsia="zh-CN"/>
        </w:rPr>
        <w:t>5</w:t>
      </w:r>
      <w:r>
        <w:rPr>
          <w:rFonts w:hint="default"/>
          <w:lang w:val="en-US" w:eastAsia="zh-CN"/>
        </w:rPr>
        <w:t>人），虽人数最少，却是课程体系中的“塔尖”力量。校队成员经过系统筛选与长期训练，承担着代表学校参与竞赛、展示风采的任务，是学校体育特色建设的核心载体。该比例科学合理，既确保了竞技水平的集中投入，也维护了团队的凝聚力与战斗力。</w:t>
      </w:r>
    </w:p>
    <w:p w14:paraId="0FA69A22">
      <w:pPr>
        <w:bidi w:val="0"/>
        <w:jc w:val="left"/>
        <w:rPr>
          <w:rFonts w:hint="default"/>
          <w:lang w:val="en-US" w:eastAsia="zh-CN"/>
        </w:rPr>
        <w:pPrChange w:id="26" w:author="张琦" w:date="2026-01-16T15:00:00Z">
          <w:pPr>
            <w:bidi w:val="0"/>
          </w:pPr>
        </w:pPrChange>
      </w:pPr>
      <w:r>
        <w:rPr>
          <w:rFonts w:hint="default"/>
          <w:lang w:val="en-US" w:eastAsia="zh-CN"/>
        </w:rPr>
        <w:t>整体结构呈现出“大基座、稳中层、强核心”的健康生态——兴趣班激活全员参与，梯队班实现精准分流，校队锻造品牌标杆。这种设计既符合“五育融合”背景下体育教育“面向人人”的政策导向，又兼顾“因材施教、分层培养”的专业要求，真正实现了从“普及”到“提升”再到“卓越”的有机衔接，为学校构建可持续发展的篮球育人体系提供有力支撑。</w:t>
      </w:r>
    </w:p>
    <w:p w14:paraId="72B62EC0">
      <w:pPr>
        <w:pStyle w:val="4"/>
        <w:numPr>
          <w:ilvl w:val="0"/>
          <w:numId w:val="0"/>
        </w:numPr>
        <w:bidi w:val="0"/>
        <w:ind w:leftChars="0" w:firstLine="643" w:firstLineChars="200"/>
        <w:rPr>
          <w:rFonts w:hint="default"/>
          <w:lang w:val="en-US" w:eastAsia="zh-CN"/>
        </w:rPr>
      </w:pPr>
      <w:r>
        <w:rPr>
          <w:rFonts w:hint="eastAsia"/>
          <w:lang w:val="en-US" w:eastAsia="zh-CN"/>
        </w:rPr>
        <w:t>3.课程到课率</w:t>
      </w:r>
    </w:p>
    <w:tbl>
      <w:tblPr>
        <w:tblStyle w:val="15"/>
        <w:tblW w:w="8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4F16E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8" w:hRule="atLeast"/>
        </w:trPr>
        <w:tc>
          <w:tcPr>
            <w:tcW w:w="8960" w:type="dxa"/>
            <w:noWrap w:val="0"/>
            <w:vAlign w:val="top"/>
          </w:tcPr>
          <w:p w14:paraId="30BDF97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rPr>
                <w:rFonts w:hint="default"/>
                <w:vertAlign w:val="baseline"/>
                <w:lang w:val="en-US" w:eastAsia="zh-CN"/>
              </w:rPr>
            </w:pPr>
            <w:r>
              <w:drawing>
                <wp:inline distT="0" distB="0" distL="114300" distR="114300">
                  <wp:extent cx="5266055" cy="3441700"/>
                  <wp:effectExtent l="0" t="0" r="10795"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38"/>
                          <a:stretch>
                            <a:fillRect/>
                          </a:stretch>
                        </pic:blipFill>
                        <pic:spPr>
                          <a:xfrm>
                            <a:off x="0" y="0"/>
                            <a:ext cx="5266055" cy="3441700"/>
                          </a:xfrm>
                          <a:prstGeom prst="rect">
                            <a:avLst/>
                          </a:prstGeom>
                          <a:noFill/>
                          <a:ln>
                            <a:noFill/>
                          </a:ln>
                        </pic:spPr>
                      </pic:pic>
                    </a:graphicData>
                  </a:graphic>
                </wp:inline>
              </w:drawing>
            </w:r>
          </w:p>
        </w:tc>
      </w:tr>
    </w:tbl>
    <w:p w14:paraId="5920BD0A">
      <w:pPr>
        <w:pStyle w:val="5"/>
        <w:ind w:left="0" w:leftChars="0" w:firstLine="0" w:firstLineChars="0"/>
        <w:jc w:val="center"/>
        <w:rPr>
          <w:rFonts w:hint="eastAsia" w:eastAsia="宋体"/>
          <w:lang w:eastAsia="zh-CN"/>
        </w:rPr>
      </w:pPr>
      <w:r>
        <w:t xml:space="preserve">图 </w:t>
      </w:r>
      <w:r>
        <w:rPr>
          <w:rFonts w:hint="eastAsia"/>
          <w:lang w:val="en-US" w:eastAsia="zh-CN"/>
        </w:rPr>
        <w:t>10</w:t>
      </w:r>
      <w:r>
        <w:rPr>
          <w:rFonts w:hint="eastAsia"/>
          <w:lang w:eastAsia="zh-CN"/>
        </w:rPr>
        <w:t xml:space="preserve"> 课程应到人次和出勤率</w:t>
      </w:r>
    </w:p>
    <w:p w14:paraId="01D19F1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lang w:val="en-US" w:eastAsia="zh-CN"/>
        </w:rPr>
      </w:pPr>
      <w:r>
        <w:rPr>
          <w:rFonts w:hint="default"/>
          <w:lang w:val="en-US" w:eastAsia="zh-CN"/>
        </w:rPr>
        <w:t>本学期课程总</w:t>
      </w:r>
      <w:r>
        <w:rPr>
          <w:rFonts w:hint="eastAsia"/>
          <w:lang w:val="en-US" w:eastAsia="zh-CN"/>
        </w:rPr>
        <w:t>出勤</w:t>
      </w:r>
      <w:r>
        <w:rPr>
          <w:rFonts w:hint="default"/>
          <w:lang w:val="en-US" w:eastAsia="zh-CN"/>
        </w:rPr>
        <w:t>率达 96.36%，反映出学员对课程的高度认可与持续参与意愿。这一数据不仅是教学组织能力的体现，更是体育育人价值被学生与家庭广泛接纳的有力佐证。</w:t>
      </w:r>
    </w:p>
    <w:p w14:paraId="7A394781">
      <w:pPr>
        <w:bidi w:val="0"/>
        <w:rPr>
          <w:rFonts w:hint="default"/>
          <w:lang w:val="en-US" w:eastAsia="zh-CN"/>
        </w:rPr>
      </w:pPr>
      <w:r>
        <w:rPr>
          <w:rFonts w:hint="default"/>
          <w:lang w:val="en-US" w:eastAsia="zh-CN"/>
        </w:rPr>
        <w:t>校队班（丁三校队班25年秋）到课率高达98.74%，为所有课程中最高。该数据充分说明，在高强度、高要求的训练体系下，学员不仅未因压力退缩，反而展现出极强的责任感与归属感。这既是</w:t>
      </w:r>
      <w:r>
        <w:rPr>
          <w:rFonts w:hint="eastAsia"/>
          <w:lang w:val="en-US" w:eastAsia="zh-CN"/>
        </w:rPr>
        <w:t>师资团队</w:t>
      </w:r>
      <w:r>
        <w:rPr>
          <w:rFonts w:hint="default"/>
          <w:lang w:val="en-US" w:eastAsia="zh-CN"/>
        </w:rPr>
        <w:t>专业引导的结果，也反映出校队成员已将篮球训练内化为自我成长的重要路径，形成“以训促学、以赛育德”的良性循环。</w:t>
      </w:r>
    </w:p>
    <w:p w14:paraId="31812092">
      <w:pPr>
        <w:bidi w:val="0"/>
        <w:rPr>
          <w:rFonts w:hint="default"/>
          <w:lang w:val="en-US" w:eastAsia="zh-CN"/>
        </w:rPr>
      </w:pPr>
      <w:r>
        <w:rPr>
          <w:rFonts w:hint="default"/>
          <w:lang w:val="en-US" w:eastAsia="zh-CN"/>
        </w:rPr>
        <w:t>梯队班（丁三梯队班25年秋）到课率为92.86%，虽略低于校队，但仍保持在高水平区间。作为兴趣班向校队过渡的关键环节，梯队学员普遍具有较强的目标导向，课程内容的进阶性与挑战性有效激发其内在动力，体现出“目标驱动型”学习模式的显著成效。</w:t>
      </w:r>
    </w:p>
    <w:p w14:paraId="6A8D028A">
      <w:pPr>
        <w:bidi w:val="0"/>
        <w:rPr>
          <w:rFonts w:hint="default"/>
          <w:lang w:val="en-US" w:eastAsia="zh-CN"/>
        </w:rPr>
      </w:pPr>
      <w:r>
        <w:rPr>
          <w:rFonts w:hint="default"/>
          <w:lang w:val="en-US" w:eastAsia="zh-CN"/>
        </w:rPr>
        <w:t>兴趣班层面呈现差异化表现：</w:t>
      </w:r>
    </w:p>
    <w:p w14:paraId="334ED404">
      <w:pPr>
        <w:bidi w:val="0"/>
        <w:rPr>
          <w:rFonts w:hint="default"/>
          <w:lang w:val="en-US" w:eastAsia="zh-CN"/>
        </w:rPr>
      </w:pPr>
      <w:r>
        <w:rPr>
          <w:rFonts w:hint="default"/>
          <w:lang w:val="en-US" w:eastAsia="zh-CN"/>
        </w:rPr>
        <w:t>丁三兴趣B班（90.18%）与周六班（91.30%）略低于均值，可能与课程时段安排或部分学员课外活动冲突有关；</w:t>
      </w:r>
    </w:p>
    <w:p w14:paraId="6A25616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rPr>
          <w:rFonts w:hint="default"/>
          <w:lang w:val="en-US" w:eastAsia="zh-CN"/>
        </w:rPr>
      </w:pPr>
      <w:r>
        <w:rPr>
          <w:rFonts w:hint="default"/>
          <w:lang w:val="en-US" w:eastAsia="zh-CN"/>
        </w:rPr>
        <w:t>丁三兴趣A班（95.38%</w:t>
      </w:r>
      <w:r>
        <w:rPr>
          <w:rFonts w:hint="eastAsia"/>
          <w:lang w:val="en-US" w:eastAsia="zh-CN"/>
        </w:rPr>
        <w:t>，95.17%</w:t>
      </w:r>
      <w:r>
        <w:rPr>
          <w:rFonts w:hint="default"/>
          <w:lang w:val="en-US" w:eastAsia="zh-CN"/>
        </w:rPr>
        <w:t>）表现优异，说明课程设计与时间安排更契合该群体需求，具备良好的适配性与吸引力。</w:t>
      </w:r>
    </w:p>
    <w:p w14:paraId="530CB061">
      <w:pPr>
        <w:bidi w:val="0"/>
        <w:rPr>
          <w:rFonts w:hint="default"/>
          <w:lang w:val="en-US" w:eastAsia="zh-CN"/>
        </w:rPr>
      </w:pPr>
      <w:r>
        <w:rPr>
          <w:rFonts w:hint="default"/>
          <w:lang w:val="en-US" w:eastAsia="zh-CN"/>
        </w:rPr>
        <w:t>整体而言，各课程到课率均维持在90%以上，无一出现明显下滑或断层，表明华越体育在课程节奏把控、家校沟通机制及课堂体验设计上已形成稳定支撑体系。尤其在校队与梯队层面，高到课率背后是学生自主选择、家长支持配合与教练专业引导三方协同作用的结果，真正实现了“愿意来、留得住、练得稳”的可持续发展闭环。</w:t>
      </w:r>
    </w:p>
    <w:p w14:paraId="59F18BFB">
      <w:pPr>
        <w:pStyle w:val="4"/>
        <w:numPr>
          <w:ilvl w:val="0"/>
          <w:numId w:val="0"/>
        </w:numPr>
        <w:bidi w:val="0"/>
        <w:ind w:leftChars="0" w:firstLine="643" w:firstLineChars="200"/>
        <w:rPr>
          <w:rFonts w:hint="default"/>
          <w:lang w:val="en-US" w:eastAsia="zh-CN"/>
        </w:rPr>
      </w:pPr>
      <w:r>
        <w:rPr>
          <w:rFonts w:hint="eastAsia"/>
          <w:lang w:val="en-US" w:eastAsia="zh-CN"/>
        </w:rPr>
        <w:t>4.新老学员情况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1"/>
      </w:tblGrid>
      <w:tr w14:paraId="3620B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7" w:hRule="atLeast"/>
        </w:trPr>
        <w:tc>
          <w:tcPr>
            <w:tcW w:w="8380" w:type="dxa"/>
            <w:noWrap w:val="0"/>
            <w:vAlign w:val="top"/>
          </w:tcPr>
          <w:p w14:paraId="6EC649F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rPr>
                <w:rFonts w:hint="default"/>
                <w:vertAlign w:val="baseline"/>
                <w:lang w:val="en-US" w:eastAsia="zh-CN"/>
              </w:rPr>
            </w:pPr>
            <w:r>
              <w:drawing>
                <wp:inline distT="0" distB="0" distL="114300" distR="114300">
                  <wp:extent cx="5273675" cy="286067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9"/>
                          <a:stretch>
                            <a:fillRect/>
                          </a:stretch>
                        </pic:blipFill>
                        <pic:spPr>
                          <a:xfrm>
                            <a:off x="0" y="0"/>
                            <a:ext cx="5273675" cy="2860675"/>
                          </a:xfrm>
                          <a:prstGeom prst="rect">
                            <a:avLst/>
                          </a:prstGeom>
                          <a:noFill/>
                          <a:ln>
                            <a:noFill/>
                          </a:ln>
                        </pic:spPr>
                      </pic:pic>
                    </a:graphicData>
                  </a:graphic>
                </wp:inline>
              </w:drawing>
            </w:r>
          </w:p>
        </w:tc>
      </w:tr>
    </w:tbl>
    <w:p w14:paraId="581C46A7">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rPr>
          <w:rFonts w:hint="eastAsia"/>
          <w:lang w:val="en-US" w:eastAsia="zh-CN"/>
        </w:rPr>
        <w:t>11</w:t>
      </w:r>
      <w:r>
        <w:fldChar w:fldCharType="end"/>
      </w:r>
      <w:r>
        <w:rPr>
          <w:rFonts w:hint="eastAsia"/>
          <w:lang w:eastAsia="zh-CN"/>
        </w:rPr>
        <w:t xml:space="preserve"> 课程新老学员分布</w:t>
      </w:r>
    </w:p>
    <w:p w14:paraId="630136B6">
      <w:pPr>
        <w:bidi w:val="0"/>
        <w:rPr>
          <w:rFonts w:hint="default"/>
          <w:lang w:val="en-US" w:eastAsia="zh-CN"/>
        </w:rPr>
      </w:pPr>
      <w:r>
        <w:rPr>
          <w:rFonts w:hint="default"/>
          <w:lang w:val="en-US" w:eastAsia="zh-CN"/>
        </w:rPr>
        <w:t>本学期参与篮球课程老学员</w:t>
      </w:r>
      <w:r>
        <w:rPr>
          <w:rFonts w:hint="eastAsia"/>
          <w:lang w:val="en-US" w:eastAsia="zh-CN"/>
        </w:rPr>
        <w:t>共</w:t>
      </w:r>
      <w:r>
        <w:rPr>
          <w:rFonts w:hint="default"/>
          <w:lang w:val="en-US" w:eastAsia="zh-CN"/>
        </w:rPr>
        <w:t>51人，占比61.45%。这一数据清晰表明，华越体育的服务已从“拓新”阶段稳步迈入“深耕”周期——学员持续选择、家庭高度信任、教练教学稳定，形成良性循环的服务闭环。</w:t>
      </w:r>
    </w:p>
    <w:p w14:paraId="29EEE737">
      <w:pPr>
        <w:bidi w:val="0"/>
        <w:rPr>
          <w:rFonts w:hint="default"/>
          <w:lang w:val="en-US" w:eastAsia="zh-CN"/>
        </w:rPr>
      </w:pPr>
      <w:r>
        <w:rPr>
          <w:rFonts w:hint="default"/>
          <w:lang w:val="en-US" w:eastAsia="zh-CN"/>
        </w:rPr>
        <w:t>从各课程分布来看：</w:t>
      </w:r>
    </w:p>
    <w:p w14:paraId="3D735599">
      <w:pPr>
        <w:bidi w:val="0"/>
        <w:rPr>
          <w:rFonts w:hint="default"/>
          <w:lang w:val="en-US" w:eastAsia="zh-CN"/>
        </w:rPr>
      </w:pPr>
      <w:r>
        <w:rPr>
          <w:rFonts w:hint="default"/>
          <w:lang w:val="en-US" w:eastAsia="zh-CN"/>
        </w:rPr>
        <w:t>校队班（丁三校队班）实现100%老学员构成，15名队员均为连续参与多个学期的老生。这不仅是技术能力积累的结果，更是团队文化认同与归属感强化的体现。队员间默契度高、目标一致，为竞技水平提升奠定坚实基础。</w:t>
      </w:r>
    </w:p>
    <w:p w14:paraId="0B5070E6">
      <w:pPr>
        <w:bidi w:val="0"/>
        <w:rPr>
          <w:rFonts w:hint="default"/>
          <w:lang w:val="en-US" w:eastAsia="zh-CN"/>
        </w:rPr>
      </w:pPr>
      <w:r>
        <w:rPr>
          <w:rFonts w:hint="default"/>
          <w:lang w:val="en-US" w:eastAsia="zh-CN"/>
        </w:rPr>
        <w:t>梯队班（丁三梯队班）老学员占比高达92.3%（12人），仅1名新学员加入，说明该层级课程具有较强的选择性和延续性——只有经过兴趣班筛选并具备一定基础的学生才能进入，而一旦进入即形成稳定成长路径。</w:t>
      </w:r>
    </w:p>
    <w:p w14:paraId="648A6DA1">
      <w:pPr>
        <w:bidi w:val="0"/>
        <w:rPr>
          <w:rFonts w:hint="default"/>
          <w:lang w:val="en-US" w:eastAsia="zh-CN"/>
        </w:rPr>
      </w:pPr>
      <w:r>
        <w:rPr>
          <w:rFonts w:hint="default"/>
          <w:lang w:val="en-US" w:eastAsia="zh-CN"/>
        </w:rPr>
        <w:t>兴趣班层面呈现“新老均衡”格局：</w:t>
      </w:r>
    </w:p>
    <w:p w14:paraId="3003310C">
      <w:pPr>
        <w:bidi w:val="0"/>
        <w:rPr>
          <w:rFonts w:hint="default"/>
          <w:lang w:val="en-US" w:eastAsia="zh-CN"/>
        </w:rPr>
      </w:pPr>
      <w:r>
        <w:rPr>
          <w:rFonts w:hint="default"/>
          <w:lang w:val="en-US" w:eastAsia="zh-CN"/>
        </w:rPr>
        <w:t>丁三兴趣A班与B班中，新学员分别占56.25%与37.5%，显示课程仍保持较强的吸纳能力；</w:t>
      </w:r>
    </w:p>
    <w:p w14:paraId="2642646A">
      <w:pPr>
        <w:bidi w:val="0"/>
        <w:rPr>
          <w:rFonts w:hint="default"/>
          <w:lang w:val="en-US" w:eastAsia="zh-CN"/>
        </w:rPr>
      </w:pPr>
      <w:r>
        <w:rPr>
          <w:rFonts w:hint="default"/>
          <w:lang w:val="en-US" w:eastAsia="zh-CN"/>
        </w:rPr>
        <w:t>丁三兴趣A1班与周六精英班中，新学员</w:t>
      </w:r>
      <w:ins w:id="27" w:author="张琦" w:date="2026-01-16T15:04:00Z">
        <w:r>
          <w:rPr>
            <w:rFonts w:hint="eastAsia"/>
            <w:lang w:val="en-US" w:eastAsia="zh-CN"/>
          </w:rPr>
          <w:t>的</w:t>
        </w:r>
      </w:ins>
      <w:r>
        <w:rPr>
          <w:rFonts w:hint="default"/>
          <w:lang w:val="en-US" w:eastAsia="zh-CN"/>
        </w:rPr>
        <w:t>占比分别</w:t>
      </w:r>
      <w:r>
        <w:rPr>
          <w:rFonts w:hint="eastAsia"/>
          <w:lang w:val="en-US" w:eastAsia="zh-CN"/>
        </w:rPr>
        <w:t>为</w:t>
      </w:r>
      <w:r>
        <w:rPr>
          <w:rFonts w:hint="default"/>
          <w:lang w:val="en-US" w:eastAsia="zh-CN"/>
        </w:rPr>
        <w:t>66.7%与66.7%，说明这些课程作为“进阶入口”，正有效承接新生力量，为梯队输送优质苗子。</w:t>
      </w:r>
    </w:p>
    <w:p w14:paraId="138D5C26">
      <w:pPr>
        <w:bidi w:val="0"/>
        <w:rPr>
          <w:rFonts w:hint="default"/>
          <w:lang w:val="en-US" w:eastAsia="zh-CN"/>
        </w:rPr>
      </w:pPr>
      <w:r>
        <w:rPr>
          <w:rFonts w:hint="default"/>
          <w:lang w:val="en-US" w:eastAsia="zh-CN"/>
        </w:rPr>
        <w:t>整体而言，老学员占比超六成，既体现课程质量获得家庭认可，也反映服务体系日趋成熟——学生愿意持续参与，家长信任度高，教练教学节奏稳定，形成良性循环。未来可进一步优化新学员融入机制，通过“老带新”“结对帮扶”等方式加速适应，同时巩固老学员的成长通道，确保“学有所得、练有所成”的闭环体验。</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63F5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noWrap w:val="0"/>
            <w:vAlign w:val="top"/>
          </w:tcPr>
          <w:p w14:paraId="605D8E4F">
            <w:pPr>
              <w:bidi w:val="0"/>
              <w:ind w:left="0" w:leftChars="0" w:firstLine="0" w:firstLineChars="0"/>
              <w:rPr>
                <w:rFonts w:hint="default"/>
                <w:vertAlign w:val="baseline"/>
                <w:lang w:val="en-US" w:eastAsia="zh-CN"/>
              </w:rPr>
            </w:pPr>
            <w:r>
              <w:drawing>
                <wp:inline distT="0" distB="0" distL="114300" distR="114300">
                  <wp:extent cx="5220335" cy="2834005"/>
                  <wp:effectExtent l="0" t="0" r="18415" b="444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0"/>
                          <a:stretch>
                            <a:fillRect/>
                          </a:stretch>
                        </pic:blipFill>
                        <pic:spPr>
                          <a:xfrm>
                            <a:off x="0" y="0"/>
                            <a:ext cx="5220335" cy="2834005"/>
                          </a:xfrm>
                          <a:prstGeom prst="rect">
                            <a:avLst/>
                          </a:prstGeom>
                          <a:noFill/>
                          <a:ln>
                            <a:noFill/>
                          </a:ln>
                        </pic:spPr>
                      </pic:pic>
                    </a:graphicData>
                  </a:graphic>
                </wp:inline>
              </w:drawing>
            </w:r>
          </w:p>
        </w:tc>
      </w:tr>
    </w:tbl>
    <w:p w14:paraId="00889BE3">
      <w:pPr>
        <w:pStyle w:val="5"/>
        <w:ind w:left="0" w:leftChars="0" w:firstLine="0" w:firstLineChars="0"/>
        <w:jc w:val="center"/>
        <w:rPr>
          <w:rFonts w:hint="eastAsia"/>
          <w:lang w:eastAsia="zh-CN"/>
        </w:rPr>
      </w:pPr>
      <w:r>
        <w:t xml:space="preserve">图 </w:t>
      </w:r>
      <w:r>
        <w:rPr>
          <w:rFonts w:hint="eastAsia"/>
          <w:lang w:val="en-US" w:eastAsia="zh-CN"/>
        </w:rPr>
        <w:t>12</w:t>
      </w:r>
      <w:r>
        <w:rPr>
          <w:rFonts w:hint="eastAsia"/>
          <w:lang w:eastAsia="zh-CN"/>
        </w:rPr>
        <w:t xml:space="preserve"> 年级新老学员分布</w:t>
      </w:r>
    </w:p>
    <w:p w14:paraId="25FA9E9A">
      <w:pPr>
        <w:rPr>
          <w:rFonts w:hint="eastAsia"/>
          <w:sz w:val="21"/>
          <w:szCs w:val="21"/>
          <w:lang w:eastAsia="zh-CN"/>
        </w:rPr>
      </w:pPr>
      <w:r>
        <w:rPr>
          <w:rFonts w:hint="eastAsia"/>
          <w:sz w:val="21"/>
          <w:szCs w:val="21"/>
          <w:lang w:eastAsia="zh-CN"/>
        </w:rPr>
        <w:t>（</w:t>
      </w:r>
      <w:r>
        <w:rPr>
          <w:rFonts w:hint="eastAsia"/>
          <w:sz w:val="21"/>
          <w:szCs w:val="21"/>
          <w:lang w:val="en-US" w:eastAsia="zh-CN"/>
        </w:rPr>
        <w:t>注：个别同年级学员同时报两个班</w:t>
      </w:r>
      <w:r>
        <w:rPr>
          <w:rFonts w:hint="eastAsia"/>
          <w:sz w:val="21"/>
          <w:szCs w:val="21"/>
          <w:lang w:eastAsia="zh-CN"/>
        </w:rPr>
        <w:t>）</w:t>
      </w:r>
    </w:p>
    <w:p w14:paraId="415126DA">
      <w:pPr>
        <w:bidi w:val="0"/>
        <w:rPr>
          <w:rFonts w:hint="default"/>
          <w:lang w:val="en-US" w:eastAsia="zh-CN"/>
        </w:rPr>
      </w:pPr>
      <w:r>
        <w:rPr>
          <w:rFonts w:hint="eastAsia"/>
          <w:lang w:val="en-US" w:eastAsia="zh-CN"/>
        </w:rPr>
        <w:t>此</w:t>
      </w:r>
      <w:r>
        <w:rPr>
          <w:rFonts w:hint="default"/>
          <w:lang w:val="en-US" w:eastAsia="zh-CN"/>
        </w:rPr>
        <w:t>数据进一步揭示了年级维度下新老学员结构的动态变化，清晰勾勒出学生从“初识篮球”到“稳定参与”再到“深度融入”的成长轨迹。整体来看，新学员集中于低年级，老学员则在中高年级逐步沉淀，形成“前端扩容、后端稳固”的良性循环。</w:t>
      </w:r>
    </w:p>
    <w:p w14:paraId="69655AA8">
      <w:pPr>
        <w:bidi w:val="0"/>
        <w:rPr>
          <w:rFonts w:hint="default"/>
          <w:lang w:val="en-US" w:eastAsia="zh-CN"/>
        </w:rPr>
      </w:pPr>
      <w:r>
        <w:rPr>
          <w:rFonts w:hint="default"/>
          <w:lang w:val="en-US" w:eastAsia="zh-CN"/>
        </w:rPr>
        <w:t>一年级</w:t>
      </w:r>
      <w:r>
        <w:rPr>
          <w:rFonts w:hint="eastAsia"/>
          <w:lang w:val="en-US" w:eastAsia="zh-CN"/>
        </w:rPr>
        <w:t>：</w:t>
      </w:r>
      <w:r>
        <w:rPr>
          <w:rFonts w:hint="default"/>
          <w:lang w:val="en-US" w:eastAsia="zh-CN"/>
        </w:rPr>
        <w:t>作为起始学段，所有学员均为首次参与，反映出课程在低龄群体中的良好渗透力与吸引力。该阶段以趣味引导和基础技能启蒙为核心，成功打开家庭对体育教育的认知入口，为后续梯队建设奠定生源基础。</w:t>
      </w:r>
    </w:p>
    <w:p w14:paraId="24B0E42A">
      <w:pPr>
        <w:bidi w:val="0"/>
        <w:rPr>
          <w:rFonts w:hint="default"/>
          <w:lang w:val="en-US" w:eastAsia="zh-CN"/>
        </w:rPr>
      </w:pPr>
      <w:r>
        <w:rPr>
          <w:rFonts w:hint="default"/>
          <w:lang w:val="en-US" w:eastAsia="zh-CN"/>
        </w:rPr>
        <w:t>二年级</w:t>
      </w:r>
      <w:r>
        <w:rPr>
          <w:rFonts w:hint="eastAsia"/>
          <w:lang w:val="en-US" w:eastAsia="zh-CN"/>
        </w:rPr>
        <w:t>：</w:t>
      </w:r>
      <w:r>
        <w:rPr>
          <w:rFonts w:hint="default"/>
          <w:lang w:val="en-US" w:eastAsia="zh-CN"/>
        </w:rPr>
        <w:t>学生已建立初步运动习惯并选择持续参与。课程内容的适配性与课堂体验的有效性，在此阶段初步显现成效，是兴趣向习惯转化的重要过渡期。</w:t>
      </w:r>
    </w:p>
    <w:p w14:paraId="258B25AD">
      <w:pPr>
        <w:bidi w:val="0"/>
        <w:rPr>
          <w:rFonts w:hint="default"/>
          <w:lang w:val="en-US" w:eastAsia="zh-CN"/>
        </w:rPr>
      </w:pPr>
      <w:r>
        <w:rPr>
          <w:rFonts w:hint="default"/>
          <w:lang w:val="en-US" w:eastAsia="zh-CN"/>
        </w:rPr>
        <w:t>三年级</w:t>
      </w:r>
      <w:r>
        <w:rPr>
          <w:rFonts w:hint="eastAsia"/>
          <w:lang w:val="en-US" w:eastAsia="zh-CN"/>
        </w:rPr>
        <w:t>：</w:t>
      </w:r>
      <w:r>
        <w:rPr>
          <w:rFonts w:hint="default"/>
          <w:lang w:val="en-US" w:eastAsia="zh-CN"/>
        </w:rPr>
        <w:t>此年级成为“老学员反超新学员”的关键转折点——老学员占比达61.1%，表明经过一至两年系统训练，多数学生已形成稳定参与意愿。这一阶段是技能巩固与团队认同感强化的核心期，也是校队/梯队人才储备的重要来源。</w:t>
      </w:r>
    </w:p>
    <w:p w14:paraId="1B963A08">
      <w:pPr>
        <w:bidi w:val="0"/>
        <w:rPr>
          <w:rFonts w:hint="default"/>
          <w:lang w:val="en-US" w:eastAsia="zh-CN"/>
        </w:rPr>
      </w:pPr>
      <w:r>
        <w:rPr>
          <w:rFonts w:hint="default"/>
          <w:lang w:val="en-US" w:eastAsia="zh-CN"/>
        </w:rPr>
        <w:t>四年级</w:t>
      </w:r>
      <w:r>
        <w:rPr>
          <w:rFonts w:hint="eastAsia"/>
          <w:lang w:val="en-US" w:eastAsia="zh-CN"/>
        </w:rPr>
        <w:t>：</w:t>
      </w:r>
      <w:r>
        <w:rPr>
          <w:rFonts w:hint="default"/>
          <w:lang w:val="en-US" w:eastAsia="zh-CN"/>
        </w:rPr>
        <w:t>老学员比例进一步提升至66.7%，说明课程在该年级具备较强粘性。此时学生身体素质增强、战术理解力提升，课程内容可适当增加挑战性，激发其向更高层级发展的动力。</w:t>
      </w:r>
    </w:p>
    <w:p w14:paraId="2352BFD1">
      <w:pPr>
        <w:bidi w:val="0"/>
        <w:rPr>
          <w:rFonts w:hint="default"/>
          <w:lang w:val="en-US" w:eastAsia="zh-CN"/>
        </w:rPr>
      </w:pPr>
      <w:r>
        <w:rPr>
          <w:rFonts w:hint="default"/>
          <w:lang w:val="en-US" w:eastAsia="zh-CN"/>
        </w:rPr>
        <w:t>五年级</w:t>
      </w:r>
      <w:r>
        <w:rPr>
          <w:rFonts w:hint="eastAsia"/>
          <w:lang w:val="en-US" w:eastAsia="zh-CN"/>
        </w:rPr>
        <w:t>：</w:t>
      </w:r>
      <w:r>
        <w:rPr>
          <w:rFonts w:hint="default"/>
          <w:lang w:val="en-US" w:eastAsia="zh-CN"/>
        </w:rPr>
        <w:t>老学员占比高达83.3%，体现出极强的延续性与归属感。该年级多为校队或梯队主力，长期参与带来技术成熟与心理韧性双重提升，是学校体育特色建设的中坚力量。</w:t>
      </w:r>
    </w:p>
    <w:p w14:paraId="51F90DE0">
      <w:pPr>
        <w:bidi w:val="0"/>
        <w:rPr>
          <w:rFonts w:hint="default"/>
          <w:lang w:val="en-US" w:eastAsia="zh-CN"/>
        </w:rPr>
      </w:pPr>
      <w:r>
        <w:rPr>
          <w:rFonts w:hint="default"/>
          <w:lang w:val="en-US" w:eastAsia="zh-CN"/>
        </w:rPr>
        <w:t>六年级</w:t>
      </w:r>
      <w:r>
        <w:rPr>
          <w:rFonts w:hint="eastAsia"/>
          <w:lang w:val="en-US" w:eastAsia="zh-CN"/>
        </w:rPr>
        <w:t>：</w:t>
      </w:r>
      <w:r>
        <w:rPr>
          <w:rFonts w:hint="default"/>
          <w:lang w:val="en-US" w:eastAsia="zh-CN"/>
        </w:rPr>
        <w:t>老学员占比高达90.5%，为全校最高。这不仅说明课程在高年级具备极强的留存能力，更折射出该群体已将篮球视为校园生活的重要组成部分。其中多数为校队核心成员，其稳定参与保障了竞技水平与团队文化的传承。</w:t>
      </w:r>
    </w:p>
    <w:p w14:paraId="550B8B7F">
      <w:pPr>
        <w:bidi w:val="0"/>
        <w:rPr>
          <w:rFonts w:hint="default"/>
          <w:lang w:val="en-US" w:eastAsia="zh-CN"/>
        </w:rPr>
      </w:pPr>
      <w:r>
        <w:rPr>
          <w:rFonts w:hint="default"/>
          <w:lang w:val="en-US" w:eastAsia="zh-CN"/>
        </w:rPr>
        <w:t>整体来看，数据呈现出一条清晰的成长曲线：</w:t>
      </w:r>
    </w:p>
    <w:p w14:paraId="18AE068B">
      <w:pPr>
        <w:bidi w:val="0"/>
        <w:rPr>
          <w:rFonts w:hint="default"/>
          <w:lang w:val="en-US" w:eastAsia="zh-CN"/>
        </w:rPr>
      </w:pPr>
      <w:r>
        <w:rPr>
          <w:rFonts w:hint="default"/>
          <w:lang w:val="en-US" w:eastAsia="zh-CN"/>
        </w:rPr>
        <w:t>一年级重启蒙 → 二年级稳过渡 → 三年级定习惯 → 四五年级促深化 → 六年级成骨干</w:t>
      </w:r>
    </w:p>
    <w:p w14:paraId="517F698A">
      <w:pPr>
        <w:bidi w:val="0"/>
        <w:rPr>
          <w:rFonts w:hint="default"/>
          <w:lang w:val="en-US" w:eastAsia="zh-CN"/>
        </w:rPr>
      </w:pPr>
      <w:r>
        <w:rPr>
          <w:rFonts w:hint="default"/>
          <w:lang w:val="en-US" w:eastAsia="zh-CN"/>
        </w:rPr>
        <w:t>这一</w:t>
      </w:r>
      <w:r>
        <w:rPr>
          <w:rFonts w:hint="eastAsia"/>
          <w:lang w:val="en-US" w:eastAsia="zh-CN"/>
        </w:rPr>
        <w:t>轨迹</w:t>
      </w:r>
      <w:r>
        <w:rPr>
          <w:rFonts w:hint="default"/>
          <w:lang w:val="en-US" w:eastAsia="zh-CN"/>
        </w:rPr>
        <w:t>印证了华越体育“兴趣普及—能力进阶—精英锻造”三级体系的有效落地——不同年级对应不同课程层级，形成自然流动通道。未来可针对高年级（四、五年级）设计更具挑战性的</w:t>
      </w:r>
      <w:r>
        <w:rPr>
          <w:rFonts w:hint="eastAsia"/>
          <w:lang w:val="en-US" w:eastAsia="zh-CN"/>
        </w:rPr>
        <w:t>课程内容</w:t>
      </w:r>
      <w:r>
        <w:rPr>
          <w:rFonts w:hint="default"/>
          <w:lang w:val="en-US" w:eastAsia="zh-CN"/>
        </w:rPr>
        <w:t>，提升其参与黏性；同时延续低年级“游戏化+仪式感”教学模式，巩固兴趣根基，确保人才梯队持续充盈。</w:t>
      </w:r>
    </w:p>
    <w:p w14:paraId="272572A8">
      <w:pPr>
        <w:bidi w:val="0"/>
        <w:rPr>
          <w:rFonts w:hint="default"/>
          <w:lang w:val="en-US" w:eastAsia="zh-CN"/>
        </w:rPr>
      </w:pPr>
    </w:p>
    <w:p w14:paraId="2B026085">
      <w:pPr>
        <w:bidi w:val="0"/>
        <w:rPr>
          <w:rFonts w:hint="default"/>
          <w:lang w:val="en-US" w:eastAsia="zh-CN"/>
        </w:rPr>
      </w:pPr>
    </w:p>
    <w:p w14:paraId="36724AEA">
      <w:pPr>
        <w:bidi w:val="0"/>
        <w:rPr>
          <w:ins w:id="28" w:author="张琦" w:date="2026-01-16T15:14:00Z"/>
          <w:rFonts w:hint="default"/>
          <w:lang w:val="en-US" w:eastAsia="zh-CN"/>
        </w:rPr>
      </w:pPr>
    </w:p>
    <w:p w14:paraId="029ADFF6">
      <w:pPr>
        <w:bidi w:val="0"/>
        <w:rPr>
          <w:ins w:id="29" w:author="张琦" w:date="2026-01-16T15:14:00Z"/>
          <w:rFonts w:hint="default"/>
          <w:lang w:val="en-US" w:eastAsia="zh-CN"/>
        </w:rPr>
      </w:pPr>
    </w:p>
    <w:p w14:paraId="4C70AF00">
      <w:pPr>
        <w:bidi w:val="0"/>
        <w:rPr>
          <w:ins w:id="30" w:author="张琦" w:date="2026-01-16T15:14:00Z"/>
          <w:rFonts w:hint="default"/>
          <w:lang w:val="en-US" w:eastAsia="zh-CN"/>
        </w:rPr>
      </w:pPr>
    </w:p>
    <w:p w14:paraId="7B305EE1">
      <w:pPr>
        <w:bidi w:val="0"/>
        <w:rPr>
          <w:ins w:id="31" w:author="张琦" w:date="2026-01-16T15:14:00Z"/>
          <w:rFonts w:hint="default"/>
          <w:lang w:val="en-US" w:eastAsia="zh-CN"/>
        </w:rPr>
      </w:pPr>
    </w:p>
    <w:p w14:paraId="5029822D">
      <w:pPr>
        <w:bidi w:val="0"/>
        <w:rPr>
          <w:ins w:id="32" w:author="张琦" w:date="2026-01-16T15:14:00Z"/>
          <w:rFonts w:hint="default"/>
          <w:lang w:val="en-US" w:eastAsia="zh-CN"/>
        </w:rPr>
      </w:pPr>
    </w:p>
    <w:p w14:paraId="782B99C0">
      <w:pPr>
        <w:bidi w:val="0"/>
        <w:rPr>
          <w:ins w:id="33" w:author="张琦" w:date="2026-01-16T15:14:00Z"/>
          <w:rFonts w:hint="default"/>
          <w:lang w:val="en-US" w:eastAsia="zh-CN"/>
        </w:rPr>
      </w:pPr>
    </w:p>
    <w:p w14:paraId="7BC76F04">
      <w:pPr>
        <w:bidi w:val="0"/>
        <w:rPr>
          <w:ins w:id="34" w:author="张琦" w:date="2026-01-16T15:14:00Z"/>
          <w:rFonts w:hint="default"/>
          <w:lang w:val="en-US" w:eastAsia="zh-CN"/>
        </w:rPr>
      </w:pPr>
    </w:p>
    <w:p w14:paraId="22F83D81">
      <w:pPr>
        <w:bidi w:val="0"/>
        <w:rPr>
          <w:ins w:id="35" w:author="张琦" w:date="2026-01-16T15:14:00Z"/>
          <w:rFonts w:hint="default"/>
          <w:lang w:val="en-US" w:eastAsia="zh-CN"/>
        </w:rPr>
      </w:pPr>
    </w:p>
    <w:p w14:paraId="43700E7E">
      <w:pPr>
        <w:bidi w:val="0"/>
        <w:rPr>
          <w:ins w:id="36" w:author="张琦" w:date="2026-01-16T15:14:00Z"/>
          <w:rFonts w:hint="default"/>
          <w:lang w:val="en-US" w:eastAsia="zh-CN"/>
        </w:rPr>
      </w:pPr>
    </w:p>
    <w:p w14:paraId="7FED5715">
      <w:pPr>
        <w:bidi w:val="0"/>
        <w:rPr>
          <w:rFonts w:hint="default"/>
          <w:lang w:val="en-US" w:eastAsia="zh-CN"/>
        </w:rPr>
      </w:pPr>
    </w:p>
    <w:p w14:paraId="17DBBAF9">
      <w:pPr>
        <w:bidi w:val="0"/>
        <w:rPr>
          <w:rFonts w:hint="default"/>
          <w:lang w:val="en-US" w:eastAsia="zh-CN"/>
        </w:rPr>
      </w:pPr>
    </w:p>
    <w:p w14:paraId="4A4E1AD9">
      <w:pPr>
        <w:bidi w:val="0"/>
        <w:rPr>
          <w:rFonts w:hint="default"/>
          <w:lang w:val="en-US" w:eastAsia="zh-CN"/>
        </w:rPr>
      </w:pPr>
    </w:p>
    <w:p w14:paraId="65CE37E4">
      <w:pPr>
        <w:pStyle w:val="2"/>
        <w:keepNext/>
        <w:keepLines/>
        <w:pageBreakBefore w:val="0"/>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9" w:name="_Toc26321"/>
      <w:r>
        <w:rPr>
          <w:rFonts w:hint="eastAsia"/>
          <w:lang w:val="en-US" w:eastAsia="zh-CN"/>
        </w:rPr>
        <w:t>课程成效</w:t>
      </w:r>
      <w:bookmarkEnd w:id="9"/>
    </w:p>
    <w:p w14:paraId="4ABC6416">
      <w:pPr>
        <w:pStyle w:val="3"/>
        <w:numPr>
          <w:ilvl w:val="0"/>
          <w:numId w:val="0"/>
        </w:numPr>
        <w:bidi w:val="0"/>
        <w:ind w:leftChars="0"/>
        <w:rPr>
          <w:rFonts w:hint="default"/>
          <w:lang w:val="en-US" w:eastAsia="zh-CN"/>
        </w:rPr>
      </w:pPr>
      <w:r>
        <w:rPr>
          <w:rFonts w:hint="eastAsia"/>
          <w:lang w:val="en-US" w:eastAsia="zh-CN"/>
        </w:rPr>
        <w:t xml:space="preserve">   </w:t>
      </w:r>
      <w:bookmarkStart w:id="10" w:name="_Toc10991"/>
      <w:r>
        <w:rPr>
          <w:rFonts w:hint="eastAsia"/>
          <w:lang w:val="en-US" w:eastAsia="zh-CN"/>
        </w:rPr>
        <w:t>（一）成果量化</w:t>
      </w:r>
      <w:bookmarkEnd w:id="10"/>
    </w:p>
    <w:p w14:paraId="1C0C477F">
      <w:pPr>
        <w:rPr>
          <w:rFonts w:hint="eastAsia"/>
          <w:lang w:val="en-US" w:eastAsia="zh-CN"/>
        </w:rPr>
      </w:pPr>
      <w:r>
        <w:rPr>
          <w:rFonts w:hint="eastAsia"/>
          <w:lang w:val="en-US" w:eastAsia="zh-CN"/>
        </w:rPr>
        <w:t>为科学评估本学期篮球课程的教学质量与学员成长轨迹，华越体育在学期初与学期末对各年级学员开展标准化技能测评，涵盖“运球、投篮、灵敏、速度、耐力、弹跳”六大核心能力维度。通过雷达图对比与数据量化分析，清晰呈现各年级学员在技术掌握、动作规范性及综合运动素质方面的进步情况。</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082F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noWrap w:val="0"/>
            <w:vAlign w:val="top"/>
          </w:tcPr>
          <w:p w14:paraId="37E1AE87">
            <w:pPr>
              <w:ind w:left="0" w:leftChars="0" w:firstLine="0" w:firstLineChars="0"/>
              <w:jc w:val="center"/>
              <w:rPr>
                <w:rFonts w:hint="eastAsia"/>
                <w:vertAlign w:val="baseline"/>
                <w:lang w:val="en-US" w:eastAsia="zh-CN"/>
              </w:rPr>
            </w:pPr>
            <w:r>
              <w:drawing>
                <wp:inline distT="0" distB="0" distL="114300" distR="114300">
                  <wp:extent cx="2160270" cy="2520315"/>
                  <wp:effectExtent l="0" t="0" r="0" b="0"/>
                  <wp:docPr id="24" name="图片 2"/>
                  <wp:cNvGraphicFramePr/>
                  <a:graphic xmlns:a="http://schemas.openxmlformats.org/drawingml/2006/main">
                    <a:graphicData uri="http://schemas.openxmlformats.org/drawingml/2006/picture">
                      <pic:pic xmlns:pic="http://schemas.openxmlformats.org/drawingml/2006/picture">
                        <pic:nvPicPr>
                          <pic:cNvPr id="24" name="图片 2"/>
                          <pic:cNvPicPr/>
                        </pic:nvPicPr>
                        <pic:blipFill>
                          <a:blip r:embed="rId41"/>
                          <a:stretch>
                            <a:fillRect/>
                          </a:stretch>
                        </pic:blipFill>
                        <pic:spPr>
                          <a:xfrm>
                            <a:off x="0" y="0"/>
                            <a:ext cx="2160270" cy="2520315"/>
                          </a:xfrm>
                          <a:prstGeom prst="rect">
                            <a:avLst/>
                          </a:prstGeom>
                          <a:noFill/>
                          <a:ln>
                            <a:noFill/>
                          </a:ln>
                        </pic:spPr>
                      </pic:pic>
                    </a:graphicData>
                  </a:graphic>
                </wp:inline>
              </w:drawing>
            </w:r>
          </w:p>
        </w:tc>
        <w:tc>
          <w:tcPr>
            <w:tcW w:w="4261" w:type="dxa"/>
            <w:noWrap w:val="0"/>
            <w:vAlign w:val="top"/>
          </w:tcPr>
          <w:p w14:paraId="7E72EED1">
            <w:pPr>
              <w:ind w:left="0" w:leftChars="0" w:firstLine="0" w:firstLineChars="0"/>
              <w:jc w:val="both"/>
              <w:rPr>
                <w:rFonts w:hint="eastAsia"/>
                <w:vertAlign w:val="baseline"/>
                <w:lang w:val="en-US" w:eastAsia="zh-CN"/>
              </w:rPr>
            </w:pPr>
            <w:r>
              <w:drawing>
                <wp:inline distT="0" distB="0" distL="114300" distR="114300">
                  <wp:extent cx="2160270" cy="2520315"/>
                  <wp:effectExtent l="0" t="0" r="0" b="0"/>
                  <wp:docPr id="25" name="图片 3"/>
                  <wp:cNvGraphicFramePr/>
                  <a:graphic xmlns:a="http://schemas.openxmlformats.org/drawingml/2006/main">
                    <a:graphicData uri="http://schemas.openxmlformats.org/drawingml/2006/picture">
                      <pic:pic xmlns:pic="http://schemas.openxmlformats.org/drawingml/2006/picture">
                        <pic:nvPicPr>
                          <pic:cNvPr id="25" name="图片 3"/>
                          <pic:cNvPicPr/>
                        </pic:nvPicPr>
                        <pic:blipFill>
                          <a:blip r:embed="rId42"/>
                          <a:stretch>
                            <a:fillRect/>
                          </a:stretch>
                        </pic:blipFill>
                        <pic:spPr>
                          <a:xfrm>
                            <a:off x="0" y="0"/>
                            <a:ext cx="2160270" cy="2520315"/>
                          </a:xfrm>
                          <a:prstGeom prst="rect">
                            <a:avLst/>
                          </a:prstGeom>
                          <a:noFill/>
                          <a:ln>
                            <a:noFill/>
                          </a:ln>
                        </pic:spPr>
                      </pic:pic>
                    </a:graphicData>
                  </a:graphic>
                </wp:inline>
              </w:drawing>
            </w:r>
          </w:p>
        </w:tc>
      </w:tr>
      <w:tr w14:paraId="6F4D4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noWrap w:val="0"/>
            <w:vAlign w:val="top"/>
          </w:tcPr>
          <w:p w14:paraId="0235216C">
            <w:pPr>
              <w:ind w:left="0" w:leftChars="0" w:firstLine="0" w:firstLineChars="0"/>
              <w:jc w:val="center"/>
              <w:rPr>
                <w:rFonts w:hint="eastAsia"/>
                <w:vertAlign w:val="baseline"/>
                <w:lang w:val="en-US" w:eastAsia="zh-CN"/>
              </w:rPr>
            </w:pPr>
            <w:r>
              <w:drawing>
                <wp:inline distT="0" distB="0" distL="114300" distR="114300">
                  <wp:extent cx="2160270" cy="2520315"/>
                  <wp:effectExtent l="0" t="0" r="0" b="0"/>
                  <wp:docPr id="26" name="图片 4"/>
                  <wp:cNvGraphicFramePr/>
                  <a:graphic xmlns:a="http://schemas.openxmlformats.org/drawingml/2006/main">
                    <a:graphicData uri="http://schemas.openxmlformats.org/drawingml/2006/picture">
                      <pic:pic xmlns:pic="http://schemas.openxmlformats.org/drawingml/2006/picture">
                        <pic:nvPicPr>
                          <pic:cNvPr id="26" name="图片 4"/>
                          <pic:cNvPicPr/>
                        </pic:nvPicPr>
                        <pic:blipFill>
                          <a:blip r:embed="rId43"/>
                          <a:stretch>
                            <a:fillRect/>
                          </a:stretch>
                        </pic:blipFill>
                        <pic:spPr>
                          <a:xfrm>
                            <a:off x="0" y="0"/>
                            <a:ext cx="2160270" cy="2520315"/>
                          </a:xfrm>
                          <a:prstGeom prst="rect">
                            <a:avLst/>
                          </a:prstGeom>
                          <a:noFill/>
                          <a:ln>
                            <a:noFill/>
                          </a:ln>
                        </pic:spPr>
                      </pic:pic>
                    </a:graphicData>
                  </a:graphic>
                </wp:inline>
              </w:drawing>
            </w:r>
          </w:p>
        </w:tc>
        <w:tc>
          <w:tcPr>
            <w:tcW w:w="4261" w:type="dxa"/>
            <w:noWrap w:val="0"/>
            <w:vAlign w:val="top"/>
          </w:tcPr>
          <w:p w14:paraId="635ACBC9">
            <w:pPr>
              <w:ind w:left="0" w:leftChars="0" w:firstLine="0" w:firstLineChars="0"/>
              <w:jc w:val="center"/>
              <w:rPr>
                <w:rFonts w:hint="eastAsia"/>
                <w:vertAlign w:val="baseline"/>
                <w:lang w:val="en-US" w:eastAsia="zh-CN"/>
              </w:rPr>
            </w:pPr>
            <w:r>
              <w:drawing>
                <wp:inline distT="0" distB="0" distL="114300" distR="114300">
                  <wp:extent cx="2160270" cy="2520315"/>
                  <wp:effectExtent l="0" t="0" r="0" b="0"/>
                  <wp:docPr id="27" name="图片 5"/>
                  <wp:cNvGraphicFramePr/>
                  <a:graphic xmlns:a="http://schemas.openxmlformats.org/drawingml/2006/main">
                    <a:graphicData uri="http://schemas.openxmlformats.org/drawingml/2006/picture">
                      <pic:pic xmlns:pic="http://schemas.openxmlformats.org/drawingml/2006/picture">
                        <pic:nvPicPr>
                          <pic:cNvPr id="27" name="图片 5"/>
                          <pic:cNvPicPr/>
                        </pic:nvPicPr>
                        <pic:blipFill>
                          <a:blip r:embed="rId44"/>
                          <a:stretch>
                            <a:fillRect/>
                          </a:stretch>
                        </pic:blipFill>
                        <pic:spPr>
                          <a:xfrm>
                            <a:off x="0" y="0"/>
                            <a:ext cx="2160270" cy="2520315"/>
                          </a:xfrm>
                          <a:prstGeom prst="rect">
                            <a:avLst/>
                          </a:prstGeom>
                          <a:noFill/>
                          <a:ln>
                            <a:noFill/>
                          </a:ln>
                        </pic:spPr>
                      </pic:pic>
                    </a:graphicData>
                  </a:graphic>
                </wp:inline>
              </w:drawing>
            </w:r>
          </w:p>
        </w:tc>
      </w:tr>
      <w:tr w14:paraId="1D061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noWrap w:val="0"/>
            <w:vAlign w:val="top"/>
          </w:tcPr>
          <w:p w14:paraId="15414C28">
            <w:pPr>
              <w:ind w:left="0" w:leftChars="0" w:firstLine="0" w:firstLineChars="0"/>
              <w:jc w:val="center"/>
              <w:rPr>
                <w:rFonts w:hint="eastAsia"/>
                <w:vertAlign w:val="baseline"/>
                <w:lang w:val="en-US" w:eastAsia="zh-CN"/>
              </w:rPr>
            </w:pPr>
            <w:r>
              <w:drawing>
                <wp:inline distT="0" distB="0" distL="114300" distR="114300">
                  <wp:extent cx="2160270" cy="2520315"/>
                  <wp:effectExtent l="0" t="0" r="0" b="0"/>
                  <wp:docPr id="28" name="图片 6"/>
                  <wp:cNvGraphicFramePr/>
                  <a:graphic xmlns:a="http://schemas.openxmlformats.org/drawingml/2006/main">
                    <a:graphicData uri="http://schemas.openxmlformats.org/drawingml/2006/picture">
                      <pic:pic xmlns:pic="http://schemas.openxmlformats.org/drawingml/2006/picture">
                        <pic:nvPicPr>
                          <pic:cNvPr id="28" name="图片 6"/>
                          <pic:cNvPicPr/>
                        </pic:nvPicPr>
                        <pic:blipFill>
                          <a:blip r:embed="rId45"/>
                          <a:stretch>
                            <a:fillRect/>
                          </a:stretch>
                        </pic:blipFill>
                        <pic:spPr>
                          <a:xfrm>
                            <a:off x="0" y="0"/>
                            <a:ext cx="2160270" cy="2520315"/>
                          </a:xfrm>
                          <a:prstGeom prst="rect">
                            <a:avLst/>
                          </a:prstGeom>
                          <a:noFill/>
                          <a:ln>
                            <a:noFill/>
                          </a:ln>
                        </pic:spPr>
                      </pic:pic>
                    </a:graphicData>
                  </a:graphic>
                </wp:inline>
              </w:drawing>
            </w:r>
          </w:p>
        </w:tc>
        <w:tc>
          <w:tcPr>
            <w:tcW w:w="4261" w:type="dxa"/>
            <w:noWrap w:val="0"/>
            <w:vAlign w:val="top"/>
          </w:tcPr>
          <w:p w14:paraId="477B73CD">
            <w:pPr>
              <w:ind w:left="0" w:leftChars="0" w:firstLine="0" w:firstLineChars="0"/>
              <w:jc w:val="center"/>
              <w:rPr>
                <w:rFonts w:hint="eastAsia"/>
                <w:vertAlign w:val="baseline"/>
                <w:lang w:val="en-US" w:eastAsia="zh-CN"/>
              </w:rPr>
            </w:pPr>
            <w:r>
              <w:drawing>
                <wp:inline distT="0" distB="0" distL="114300" distR="114300">
                  <wp:extent cx="2160270" cy="2520315"/>
                  <wp:effectExtent l="0" t="0" r="0" b="0"/>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46"/>
                          <a:stretch>
                            <a:fillRect/>
                          </a:stretch>
                        </pic:blipFill>
                        <pic:spPr>
                          <a:xfrm>
                            <a:off x="0" y="0"/>
                            <a:ext cx="2160270" cy="2520315"/>
                          </a:xfrm>
                          <a:prstGeom prst="rect">
                            <a:avLst/>
                          </a:prstGeom>
                          <a:noFill/>
                          <a:ln>
                            <a:noFill/>
                          </a:ln>
                        </pic:spPr>
                      </pic:pic>
                    </a:graphicData>
                  </a:graphic>
                </wp:inline>
              </w:drawing>
            </w:r>
          </w:p>
        </w:tc>
      </w:tr>
    </w:tbl>
    <w:p w14:paraId="74584381">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3</w:t>
      </w:r>
      <w:r>
        <w:rPr>
          <w:rFonts w:hint="eastAsia"/>
          <w:lang w:eastAsia="zh-CN"/>
        </w:rPr>
        <w:t xml:space="preserve"> 学员进步六维图</w:t>
      </w:r>
    </w:p>
    <w:p w14:paraId="1F870236">
      <w:pPr>
        <w:keepNext w:val="0"/>
        <w:keepLines w:val="0"/>
        <w:pageBreakBefore w:val="0"/>
        <w:widowControl/>
        <w:kinsoku/>
        <w:wordWrap/>
        <w:overflowPunct/>
        <w:topLinePunct w:val="0"/>
        <w:autoSpaceDE/>
        <w:autoSpaceDN/>
        <w:bidi w:val="0"/>
        <w:adjustRightInd w:val="0"/>
        <w:snapToGrid w:val="0"/>
        <w:ind w:left="0" w:leftChars="0" w:firstLine="640" w:firstLineChars="200"/>
        <w:textAlignment w:val="baseline"/>
        <w:rPr>
          <w:rFonts w:hint="eastAsia"/>
          <w:lang w:val="en-US" w:eastAsia="zh-CN"/>
        </w:rPr>
      </w:pPr>
      <w:r>
        <w:rPr>
          <w:rFonts w:hint="eastAsia"/>
          <w:lang w:val="en-US" w:eastAsia="zh-CN"/>
        </w:rPr>
        <w:t>整体来看，所有年级在六个测评维度上均实现正向增长，无一出现退步或停滞现象，充分说明课程体系具备良好的教学有效性与成长引导力。其中：</w:t>
      </w:r>
    </w:p>
    <w:p w14:paraId="32CD3F1F">
      <w:pPr>
        <w:jc w:val="both"/>
        <w:rPr>
          <w:rFonts w:hint="eastAsia"/>
          <w:lang w:val="en-US" w:eastAsia="zh-CN"/>
        </w:rPr>
      </w:pPr>
      <w:r>
        <w:rPr>
          <w:rFonts w:hint="eastAsia"/>
          <w:lang w:val="en-US" w:eastAsia="zh-CN"/>
        </w:rPr>
        <w:t>低年级（一、二年级）</w:t>
      </w:r>
      <w:del w:id="37" w:author="张琦" w:date="2026-01-16T15:21:00Z">
        <w:r>
          <w:rPr>
            <w:rFonts w:hint="eastAsia"/>
            <w:lang w:val="en-US" w:eastAsia="zh-CN"/>
          </w:rPr>
          <w:delText xml:space="preserve"> </w:delText>
        </w:r>
      </w:del>
      <w:r>
        <w:rPr>
          <w:rFonts w:hint="eastAsia"/>
          <w:lang w:val="en-US" w:eastAsia="zh-CN"/>
        </w:rPr>
        <w:t>表现稳健，各项能力平均提升0.3–0.5分，虽增幅相对平缓，但体现出扎实的基础训练效果，尤其在“灵敏”与“速度”等身体协调性指标上进步明显，符合该年龄段“重兴趣、重体验、重基础”的发展规律。</w:t>
      </w:r>
    </w:p>
    <w:p w14:paraId="6C3BEF85">
      <w:pPr>
        <w:rPr>
          <w:rFonts w:hint="eastAsia"/>
          <w:lang w:val="en-US" w:eastAsia="zh-CN"/>
        </w:rPr>
      </w:pPr>
      <w:r>
        <w:rPr>
          <w:rFonts w:hint="eastAsia"/>
          <w:lang w:val="en-US" w:eastAsia="zh-CN"/>
        </w:rPr>
        <w:t>中年级（三、四年级）</w:t>
      </w:r>
      <w:del w:id="38" w:author="张琦" w:date="2026-01-16T15:21:00Z">
        <w:r>
          <w:rPr>
            <w:rFonts w:hint="eastAsia"/>
            <w:lang w:val="en-US" w:eastAsia="zh-CN"/>
          </w:rPr>
          <w:delText xml:space="preserve"> </w:delText>
        </w:r>
      </w:del>
      <w:r>
        <w:rPr>
          <w:rFonts w:hint="eastAsia"/>
          <w:lang w:val="en-US" w:eastAsia="zh-CN"/>
        </w:rPr>
        <w:t>进步幅度开始显现，平均提升达0.4–0.6分，特别是在“运球”与“投篮”两项技术指标上提升显著，反映出随着年龄增长与训练积累，学生已从“模仿动作”向“理解运用”过渡，课堂内容的结构化设计与情境化任务取得实效。</w:t>
      </w:r>
    </w:p>
    <w:p w14:paraId="0C596CAF">
      <w:pPr>
        <w:rPr>
          <w:rFonts w:hint="eastAsia"/>
          <w:lang w:val="en-US" w:eastAsia="zh-CN"/>
        </w:rPr>
      </w:pPr>
      <w:r>
        <w:rPr>
          <w:rFonts w:hint="eastAsia"/>
          <w:lang w:val="en-US" w:eastAsia="zh-CN"/>
        </w:rPr>
        <w:t>高年级（五、六年级）</w:t>
      </w:r>
      <w:del w:id="39" w:author="张琦" w:date="2026-01-16T15:21:00Z">
        <w:r>
          <w:rPr>
            <w:rFonts w:hint="eastAsia"/>
            <w:lang w:val="en-US" w:eastAsia="zh-CN"/>
          </w:rPr>
          <w:delText xml:space="preserve"> </w:delText>
        </w:r>
      </w:del>
      <w:r>
        <w:rPr>
          <w:rFonts w:hint="eastAsia"/>
          <w:lang w:val="en-US" w:eastAsia="zh-CN"/>
        </w:rPr>
        <w:t>成为进步最突出群体，多项能力平均提升0.6–0.8分，部分项目如“投篮命中率”</w:t>
      </w:r>
      <w:ins w:id="40" w:author="张琦" w:date="2026-01-16T15:22:00Z">
        <w:r>
          <w:rPr>
            <w:rFonts w:hint="eastAsia"/>
            <w:lang w:val="en-US" w:eastAsia="zh-CN"/>
          </w:rPr>
          <w:t>、</w:t>
        </w:r>
      </w:ins>
      <w:r>
        <w:rPr>
          <w:rFonts w:hint="eastAsia"/>
          <w:lang w:val="en-US" w:eastAsia="zh-CN"/>
        </w:rPr>
        <w:t>“耐力表现”甚至突破1.0分增幅。这不仅得益于更系统的战术意识培养，也与其更强的学习能力、自我管理能力和团队协作意识密切相关，是“德技双修”育人理念在技能层面的直接体现。</w:t>
      </w:r>
    </w:p>
    <w:p w14:paraId="6A0A7B8B">
      <w:pPr>
        <w:rPr>
          <w:rFonts w:hint="eastAsia"/>
          <w:lang w:val="en-US" w:eastAsia="zh-CN"/>
        </w:rPr>
      </w:pPr>
      <w:r>
        <w:rPr>
          <w:rFonts w:hint="eastAsia"/>
          <w:lang w:val="en-US" w:eastAsia="zh-CN"/>
        </w:rPr>
        <w:t>尤为值得关注的是，六年级学员在“投篮”</w:t>
      </w:r>
      <w:ins w:id="41" w:author="张琦" w:date="2026-01-16T15:22:00Z">
        <w:r>
          <w:rPr>
            <w:rFonts w:hint="eastAsia"/>
            <w:lang w:val="en-US" w:eastAsia="zh-CN"/>
          </w:rPr>
          <w:t>、</w:t>
        </w:r>
      </w:ins>
      <w:r>
        <w:rPr>
          <w:rFonts w:hint="eastAsia"/>
          <w:lang w:val="en-US" w:eastAsia="zh-CN"/>
        </w:rPr>
        <w:t>“耐力”</w:t>
      </w:r>
      <w:ins w:id="42" w:author="张琦" w:date="2026-01-16T15:22:00Z">
        <w:r>
          <w:rPr>
            <w:rFonts w:hint="eastAsia"/>
            <w:lang w:val="en-US" w:eastAsia="zh-CN"/>
          </w:rPr>
          <w:t>、</w:t>
        </w:r>
      </w:ins>
      <w:r>
        <w:rPr>
          <w:rFonts w:hint="eastAsia"/>
          <w:lang w:val="en-US" w:eastAsia="zh-CN"/>
        </w:rPr>
        <w:t>“弹跳”三项关键指标上均达到综合最高评分，展现出成熟的技术定型与体能储备，为其在校队或区域赛事中的竞技表现奠定坚实基础。</w:t>
      </w:r>
    </w:p>
    <w:p w14:paraId="3E7A64F0">
      <w:pPr>
        <w:rPr>
          <w:rFonts w:hint="eastAsia"/>
          <w:lang w:val="en-US" w:eastAsia="zh-CN"/>
        </w:rPr>
      </w:pPr>
      <w:r>
        <w:rPr>
          <w:rFonts w:hint="eastAsia"/>
          <w:lang w:val="en-US" w:eastAsia="zh-CN"/>
        </w:rPr>
        <w:t>综上，本次测评数据印证了华越体育“分层递进、因材施教”课程体系的有效性——从一年级的兴趣启蒙到六年级的技能精进，每个阶段都有明确的成长目标与可量化的进步路径。未来将进一步优化测评机制，增加“战术执行”</w:t>
      </w:r>
      <w:ins w:id="43" w:author="张琦" w:date="2026-01-16T15:22:00Z">
        <w:r>
          <w:rPr>
            <w:rFonts w:hint="eastAsia"/>
            <w:lang w:val="en-US" w:eastAsia="zh-CN"/>
          </w:rPr>
          <w:t>、</w:t>
        </w:r>
      </w:ins>
      <w:r>
        <w:rPr>
          <w:rFonts w:hint="eastAsia"/>
          <w:lang w:val="en-US" w:eastAsia="zh-CN"/>
        </w:rPr>
        <w:t>“团队配合”等软性能力维度，推动体育教育从“技能提升”向“素养培育”纵深发展。</w:t>
      </w:r>
    </w:p>
    <w:p w14:paraId="46BE2459">
      <w:pPr>
        <w:pStyle w:val="3"/>
        <w:numPr>
          <w:ilvl w:val="0"/>
          <w:numId w:val="0"/>
        </w:numPr>
        <w:bidi w:val="0"/>
        <w:ind w:leftChars="0" w:firstLine="643" w:firstLineChars="200"/>
        <w:rPr>
          <w:rFonts w:hint="default"/>
          <w:lang w:val="en-US" w:eastAsia="zh-CN"/>
        </w:rPr>
      </w:pPr>
      <w:bookmarkStart w:id="11" w:name="_Toc14032"/>
      <w:r>
        <w:rPr>
          <w:rFonts w:hint="eastAsia"/>
          <w:lang w:val="en-US" w:eastAsia="zh-CN"/>
        </w:rPr>
        <w:t>（二）优秀学员展示</w:t>
      </w:r>
      <w:bookmarkEnd w:id="11"/>
    </w:p>
    <w:p w14:paraId="03B42774">
      <w:pPr>
        <w:rPr>
          <w:rFonts w:hint="eastAsia"/>
          <w:lang w:val="en-US" w:eastAsia="zh-CN"/>
        </w:rPr>
      </w:pPr>
      <w:r>
        <w:rPr>
          <w:rFonts w:hint="eastAsia"/>
          <w:lang w:val="en-US" w:eastAsia="zh-CN"/>
        </w:rPr>
        <w:t>本学期，综合学员在课堂表现、技能进步、团队协作及体育素养提升等方面的突出表现，特评选出以下优秀学员：</w:t>
      </w:r>
    </w:p>
    <w:p w14:paraId="569B0A79">
      <w:pPr>
        <w:rPr>
          <w:rFonts w:hint="eastAsia"/>
          <w:lang w:val="en-US" w:eastAsia="zh-CN"/>
        </w:rPr>
      </w:pPr>
      <w:r>
        <w:rPr>
          <w:rFonts w:hint="eastAsia"/>
          <w:b/>
          <w:bCs/>
          <w:lang w:val="en-US" w:eastAsia="zh-CN"/>
        </w:rPr>
        <w:t>孙翊祝</w:t>
      </w:r>
      <w:r>
        <w:rPr>
          <w:rFonts w:hint="eastAsia"/>
          <w:lang w:val="en-US" w:eastAsia="zh-CN"/>
        </w:rPr>
        <w:t>：作为校队绝对主力，篮球技术扎实，学习能力强，控球与传球能力尤为突出。在多项校际赛事中发挥关键作用，屡次助力球队取得胜利。其竞技状态稳定，战术执行力强，展现出超越同龄人的赛场成熟度。</w:t>
      </w:r>
    </w:p>
    <w:p w14:paraId="3DF0659D">
      <w:pPr>
        <w:rPr>
          <w:rFonts w:hint="eastAsia"/>
          <w:lang w:val="en-US" w:eastAsia="zh-CN"/>
        </w:rPr>
      </w:pPr>
    </w:p>
    <w:p w14:paraId="236208B2">
      <w:pPr>
        <w:rPr>
          <w:rFonts w:hint="eastAsia"/>
          <w:lang w:val="en-US" w:eastAsia="zh-CN"/>
        </w:rPr>
      </w:pPr>
      <w:r>
        <w:rPr>
          <w:rFonts w:hint="eastAsia"/>
          <w:b/>
          <w:bCs/>
          <w:lang w:val="en-US" w:eastAsia="zh-CN"/>
        </w:rPr>
        <w:t>孙博远</w:t>
      </w:r>
      <w:r>
        <w:rPr>
          <w:rFonts w:hint="eastAsia"/>
          <w:lang w:val="en-US" w:eastAsia="zh-CN"/>
        </w:rPr>
        <w:t>：担任校队主力控卫，控球娴熟、反应敏捷，能迅速判断场上局势并作出合理决策。具备强烈的团队意识，善于为队友创造机会，在训练中始终保持高度专注，对教练指导吸收迅速，发展潜力显著。</w:t>
      </w:r>
    </w:p>
    <w:p w14:paraId="03F121F4">
      <w:pPr>
        <w:rPr>
          <w:rFonts w:hint="eastAsia"/>
          <w:lang w:val="en-US" w:eastAsia="zh-CN"/>
        </w:rPr>
      </w:pPr>
    </w:p>
    <w:p w14:paraId="306DC309">
      <w:pPr>
        <w:rPr>
          <w:rFonts w:hint="eastAsia"/>
          <w:lang w:val="en-US" w:eastAsia="zh-CN"/>
        </w:rPr>
      </w:pPr>
      <w:r>
        <w:rPr>
          <w:rFonts w:hint="eastAsia"/>
          <w:b/>
          <w:bCs/>
          <w:lang w:val="en-US" w:eastAsia="zh-CN"/>
        </w:rPr>
        <w:t>熊昱豪</w:t>
      </w:r>
      <w:r>
        <w:rPr>
          <w:rFonts w:hint="eastAsia"/>
          <w:lang w:val="en-US" w:eastAsia="zh-CN"/>
        </w:rPr>
        <w:t>：基本功扎实，传球、投篮与运球均表现稳定。在团队配合中态度积极，注重与队友协同，展现出良好的集体荣誉感和战术理解力。</w:t>
      </w:r>
    </w:p>
    <w:p w14:paraId="3F726C9F">
      <w:pPr>
        <w:rPr>
          <w:rFonts w:hint="eastAsia"/>
          <w:lang w:val="en-US" w:eastAsia="zh-CN"/>
        </w:rPr>
      </w:pPr>
    </w:p>
    <w:p w14:paraId="0DBEA1AB">
      <w:pPr>
        <w:rPr>
          <w:rFonts w:hint="eastAsia"/>
          <w:lang w:val="en-US" w:eastAsia="zh-CN"/>
        </w:rPr>
      </w:pPr>
      <w:r>
        <w:rPr>
          <w:rFonts w:hint="eastAsia"/>
          <w:b/>
          <w:bCs/>
          <w:lang w:val="en-US" w:eastAsia="zh-CN"/>
        </w:rPr>
        <w:t>邱仕超</w:t>
      </w:r>
      <w:r>
        <w:rPr>
          <w:rFonts w:hint="eastAsia"/>
          <w:lang w:val="en-US" w:eastAsia="zh-CN"/>
        </w:rPr>
        <w:t>：对比赛策略理解深入，能在关键时刻做出冷静判断。经过系统训练，身体素质明显提升，力量与耐力均有实质性进步，为技战术发挥奠定坚实基础。</w:t>
      </w:r>
    </w:p>
    <w:p w14:paraId="4B475229">
      <w:pPr>
        <w:rPr>
          <w:rFonts w:hint="eastAsia"/>
          <w:lang w:val="en-US" w:eastAsia="zh-CN"/>
        </w:rPr>
      </w:pPr>
    </w:p>
    <w:p w14:paraId="69A0F52D">
      <w:pPr>
        <w:rPr>
          <w:rFonts w:hint="eastAsia"/>
          <w:lang w:val="en-US" w:eastAsia="zh-CN"/>
        </w:rPr>
      </w:pPr>
      <w:r>
        <w:rPr>
          <w:rFonts w:hint="eastAsia"/>
          <w:b/>
          <w:bCs/>
          <w:lang w:val="en-US" w:eastAsia="zh-CN"/>
        </w:rPr>
        <w:t>姜熠杭</w:t>
      </w:r>
      <w:r>
        <w:rPr>
          <w:rFonts w:hint="eastAsia"/>
          <w:lang w:val="en-US" w:eastAsia="zh-CN"/>
        </w:rPr>
        <w:t>：作为校队主力中锋，始终以高昂斗志投入比赛，展现出顽强拼搏的精神品质。心理素质过硬，能在高压情境下有效调节情绪、保持专注，是球队值得信赖的核心成员。</w:t>
      </w:r>
    </w:p>
    <w:p w14:paraId="3BA25897">
      <w:pPr>
        <w:rPr>
          <w:rFonts w:hint="eastAsia"/>
          <w:lang w:val="en-US" w:eastAsia="zh-CN"/>
        </w:rPr>
      </w:pPr>
    </w:p>
    <w:p w14:paraId="408CD00A">
      <w:pPr>
        <w:rPr>
          <w:rFonts w:hint="eastAsia"/>
          <w:lang w:val="en-US" w:eastAsia="zh-CN"/>
        </w:rPr>
      </w:pPr>
      <w:r>
        <w:rPr>
          <w:rFonts w:hint="eastAsia"/>
          <w:b/>
          <w:bCs/>
          <w:lang w:val="en-US" w:eastAsia="zh-CN"/>
        </w:rPr>
        <w:t>严浩宇</w:t>
      </w:r>
      <w:r>
        <w:rPr>
          <w:rFonts w:hint="eastAsia"/>
          <w:lang w:val="en-US" w:eastAsia="zh-CN"/>
        </w:rPr>
        <w:t>：训练态度端正，对各项任务认真投入，进步显著。其自律性与执行力突出，展现出良好的发展潜力，未来可期。</w:t>
      </w:r>
    </w:p>
    <w:p w14:paraId="419FBEE7">
      <w:pPr>
        <w:rPr>
          <w:rFonts w:hint="eastAsia"/>
          <w:lang w:val="en-US" w:eastAsia="zh-CN"/>
        </w:rPr>
      </w:pPr>
    </w:p>
    <w:p w14:paraId="0FA1F2EC">
      <w:pPr>
        <w:rPr>
          <w:rFonts w:hint="eastAsia"/>
          <w:lang w:val="en-US" w:eastAsia="zh-CN"/>
        </w:rPr>
      </w:pPr>
      <w:r>
        <w:rPr>
          <w:rFonts w:hint="eastAsia"/>
          <w:b/>
          <w:bCs/>
          <w:lang w:val="en-US" w:eastAsia="zh-CN"/>
        </w:rPr>
        <w:t>程阳</w:t>
      </w:r>
      <w:r>
        <w:rPr>
          <w:rFonts w:hint="eastAsia"/>
          <w:lang w:val="en-US" w:eastAsia="zh-CN"/>
        </w:rPr>
        <w:t>：技术动作流畅准确，攻防两端均能灵活运用多样技巧，展现出较高的篮球智商与实战能力。</w:t>
      </w:r>
    </w:p>
    <w:p w14:paraId="08BED0AA">
      <w:pPr>
        <w:rPr>
          <w:rFonts w:hint="eastAsia"/>
          <w:lang w:val="en-US" w:eastAsia="zh-CN"/>
        </w:rPr>
      </w:pPr>
    </w:p>
    <w:p w14:paraId="13FE245A">
      <w:pPr>
        <w:rPr>
          <w:rFonts w:hint="eastAsia"/>
          <w:lang w:val="en-US" w:eastAsia="zh-CN"/>
        </w:rPr>
      </w:pPr>
      <w:r>
        <w:rPr>
          <w:rFonts w:hint="eastAsia"/>
          <w:b/>
          <w:bCs/>
          <w:lang w:val="en-US" w:eastAsia="zh-CN"/>
        </w:rPr>
        <w:t>李泽一</w:t>
      </w:r>
      <w:r>
        <w:rPr>
          <w:rFonts w:hint="eastAsia"/>
          <w:lang w:val="en-US" w:eastAsia="zh-CN"/>
        </w:rPr>
        <w:t>：高度重视团队协作，与队友默契度高。比赛中善于捕捉传球时机，助攻意识强；防守端积极协防，有效支撑全队防守体系。</w:t>
      </w:r>
    </w:p>
    <w:p w14:paraId="7D24D7E0">
      <w:pPr>
        <w:rPr>
          <w:rFonts w:hint="eastAsia"/>
          <w:lang w:val="en-US" w:eastAsia="zh-CN"/>
        </w:rPr>
      </w:pPr>
    </w:p>
    <w:p w14:paraId="6DD3298A">
      <w:pPr>
        <w:rPr>
          <w:rFonts w:hint="eastAsia"/>
          <w:lang w:val="en-US" w:eastAsia="zh-CN"/>
        </w:rPr>
      </w:pPr>
      <w:r>
        <w:rPr>
          <w:rFonts w:hint="eastAsia"/>
          <w:b/>
          <w:bCs/>
          <w:lang w:val="en-US" w:eastAsia="zh-CN"/>
        </w:rPr>
        <w:t>周怡曦</w:t>
      </w:r>
      <w:r>
        <w:rPr>
          <w:rFonts w:hint="eastAsia"/>
          <w:lang w:val="en-US" w:eastAsia="zh-CN"/>
        </w:rPr>
        <w:t>：技术水平全面提升，控球、传球与投篮精准高效。具备出色的比赛阅读能力，能准确理解队友意图，协同创造攻防良机。</w:t>
      </w:r>
    </w:p>
    <w:p w14:paraId="233579A7">
      <w:pPr>
        <w:rPr>
          <w:rFonts w:hint="eastAsia"/>
          <w:lang w:val="en-US" w:eastAsia="zh-CN"/>
        </w:rPr>
      </w:pPr>
    </w:p>
    <w:p w14:paraId="3EF5B6E6">
      <w:pPr>
        <w:rPr>
          <w:rFonts w:hint="eastAsia"/>
          <w:lang w:val="en-US" w:eastAsia="zh-CN"/>
        </w:rPr>
      </w:pPr>
      <w:r>
        <w:rPr>
          <w:rFonts w:hint="eastAsia"/>
          <w:b/>
          <w:bCs/>
          <w:lang w:val="en-US" w:eastAsia="zh-CN"/>
        </w:rPr>
        <w:t>王子涵</w:t>
      </w:r>
      <w:r>
        <w:rPr>
          <w:rFonts w:hint="eastAsia"/>
          <w:lang w:val="en-US" w:eastAsia="zh-CN"/>
        </w:rPr>
        <w:t>：在梯队班中表现积极，专注听讲、乐于合作，投篮与运球技能进步显著，展现出扎实的训练态度与良好潜力。</w:t>
      </w:r>
    </w:p>
    <w:p w14:paraId="6D494162">
      <w:pPr>
        <w:rPr>
          <w:rFonts w:hint="eastAsia"/>
          <w:lang w:val="en-US" w:eastAsia="zh-CN"/>
        </w:rPr>
      </w:pPr>
    </w:p>
    <w:p w14:paraId="48AA68BC">
      <w:pPr>
        <w:rPr>
          <w:rFonts w:hint="eastAsia"/>
          <w:lang w:val="en-US" w:eastAsia="zh-CN"/>
        </w:rPr>
      </w:pPr>
      <w:r>
        <w:rPr>
          <w:rFonts w:hint="eastAsia"/>
          <w:b/>
          <w:bCs/>
          <w:lang w:val="en-US" w:eastAsia="zh-CN"/>
        </w:rPr>
        <w:t>周雨泽</w:t>
      </w:r>
      <w:r>
        <w:rPr>
          <w:rFonts w:hint="eastAsia"/>
          <w:lang w:val="en-US" w:eastAsia="zh-CN"/>
        </w:rPr>
        <w:t>：活力充沛，自律性强，课堂专注度高，不受外界干扰。各项技术练习完成迅速且精准，同时主动协助教师维持课堂秩序，体现出责任感与领导潜质。</w:t>
      </w:r>
    </w:p>
    <w:p w14:paraId="03348EA9">
      <w:pPr>
        <w:rPr>
          <w:rFonts w:hint="eastAsia"/>
          <w:lang w:val="en-US" w:eastAsia="zh-CN"/>
        </w:rPr>
      </w:pPr>
    </w:p>
    <w:p w14:paraId="6ABE6D8C">
      <w:pPr>
        <w:rPr>
          <w:rFonts w:hint="eastAsia"/>
          <w:lang w:val="en-US" w:eastAsia="zh-CN"/>
        </w:rPr>
      </w:pPr>
      <w:r>
        <w:rPr>
          <w:rFonts w:hint="eastAsia"/>
          <w:b/>
          <w:bCs/>
          <w:lang w:val="en-US" w:eastAsia="zh-CN"/>
        </w:rPr>
        <w:t>邱梓轩</w:t>
      </w:r>
      <w:r>
        <w:rPr>
          <w:rFonts w:hint="eastAsia"/>
          <w:lang w:val="en-US" w:eastAsia="zh-CN"/>
        </w:rPr>
        <w:t>：训练踏实，动作规范，场上大局观清晰，传球意识突出，是团队中值得信赖的组织者，具备带动集体进步的领袖气质。</w:t>
      </w:r>
    </w:p>
    <w:p w14:paraId="271A90F1">
      <w:pPr>
        <w:rPr>
          <w:rFonts w:hint="eastAsia"/>
          <w:lang w:val="en-US" w:eastAsia="zh-CN"/>
        </w:rPr>
      </w:pPr>
    </w:p>
    <w:p w14:paraId="19E1A7BB">
      <w:pPr>
        <w:rPr>
          <w:rFonts w:hint="eastAsia"/>
          <w:lang w:val="en-US" w:eastAsia="zh-CN"/>
        </w:rPr>
      </w:pPr>
      <w:r>
        <w:rPr>
          <w:rFonts w:hint="eastAsia"/>
          <w:b/>
          <w:bCs/>
          <w:lang w:val="en-US" w:eastAsia="zh-CN"/>
        </w:rPr>
        <w:t>韩孝武</w:t>
      </w:r>
      <w:r>
        <w:rPr>
          <w:rFonts w:hint="eastAsia"/>
          <w:lang w:val="en-US" w:eastAsia="zh-CN"/>
        </w:rPr>
        <w:t>：拼抢积极，防守专注，始终以饱满热情投入训练，其拼搏精神对团队士气具有显著带动作用，正稳步向攻守兼备方向发展。</w:t>
      </w:r>
    </w:p>
    <w:p w14:paraId="0BE17B19">
      <w:pPr>
        <w:rPr>
          <w:rFonts w:hint="eastAsia"/>
          <w:lang w:val="en-US" w:eastAsia="zh-CN"/>
        </w:rPr>
      </w:pPr>
    </w:p>
    <w:p w14:paraId="5BD19D7F">
      <w:pPr>
        <w:rPr>
          <w:rFonts w:hint="eastAsia"/>
          <w:lang w:val="en-US" w:eastAsia="zh-CN"/>
        </w:rPr>
      </w:pPr>
      <w:r>
        <w:rPr>
          <w:rFonts w:hint="eastAsia"/>
          <w:b/>
          <w:bCs/>
          <w:lang w:val="en-US" w:eastAsia="zh-CN"/>
        </w:rPr>
        <w:t>慎杜轩</w:t>
      </w:r>
      <w:r>
        <w:rPr>
          <w:rFonts w:hint="eastAsia"/>
          <w:lang w:val="en-US" w:eastAsia="zh-CN"/>
        </w:rPr>
        <w:t>：身手敏捷，跑动积极，善于利用速度突破防线创造得分机会。若持续加强投篮稳定性，竞技表现将更上层楼。</w:t>
      </w:r>
    </w:p>
    <w:p w14:paraId="1A701E4B">
      <w:pPr>
        <w:rPr>
          <w:rFonts w:hint="eastAsia"/>
          <w:lang w:val="en-US" w:eastAsia="zh-CN"/>
        </w:rPr>
      </w:pPr>
    </w:p>
    <w:p w14:paraId="6A3FD8DB">
      <w:pPr>
        <w:rPr>
          <w:rFonts w:hint="eastAsia"/>
          <w:lang w:val="en-US" w:eastAsia="zh-CN"/>
        </w:rPr>
      </w:pPr>
      <w:r>
        <w:rPr>
          <w:rFonts w:hint="eastAsia"/>
          <w:b/>
          <w:bCs/>
          <w:lang w:val="en-US" w:eastAsia="zh-CN"/>
        </w:rPr>
        <w:t>夏启皓</w:t>
      </w:r>
      <w:r>
        <w:rPr>
          <w:rFonts w:hint="eastAsia"/>
          <w:lang w:val="en-US" w:eastAsia="zh-CN"/>
        </w:rPr>
        <w:t>：团队意识突出，乐于分享球权，助攻及时有效。其无私球风与协作精神已成为球队文化的重要组成部分。</w:t>
      </w:r>
    </w:p>
    <w:p w14:paraId="05B0A7A1">
      <w:pPr>
        <w:rPr>
          <w:rFonts w:hint="eastAsia"/>
          <w:lang w:val="en-US" w:eastAsia="zh-CN"/>
        </w:rPr>
      </w:pPr>
    </w:p>
    <w:p w14:paraId="3912C3ED">
      <w:pPr>
        <w:rPr>
          <w:rFonts w:hint="eastAsia"/>
          <w:lang w:val="en-US" w:eastAsia="zh-CN"/>
        </w:rPr>
      </w:pPr>
      <w:r>
        <w:rPr>
          <w:rFonts w:hint="eastAsia"/>
          <w:b/>
          <w:bCs/>
          <w:lang w:val="en-US" w:eastAsia="zh-CN"/>
        </w:rPr>
        <w:t>吴璟睿</w:t>
      </w:r>
      <w:r>
        <w:rPr>
          <w:rFonts w:hint="eastAsia"/>
          <w:lang w:val="en-US" w:eastAsia="zh-CN"/>
        </w:rPr>
        <w:t>：虽为年级最小学员之一，但敢打敢拼，学习能力强，运球技术尤为亮眼。进步显著，展现出对篮球运动的浓厚兴趣与持续成长潜力。</w:t>
      </w:r>
    </w:p>
    <w:p w14:paraId="0F169214">
      <w:pPr>
        <w:rPr>
          <w:rFonts w:hint="eastAsia"/>
          <w:lang w:val="en-US" w:eastAsia="zh-CN"/>
        </w:rPr>
      </w:pPr>
    </w:p>
    <w:p w14:paraId="0C97DF30">
      <w:pPr>
        <w:rPr>
          <w:rFonts w:hint="eastAsia"/>
          <w:lang w:val="en-US" w:eastAsia="zh-CN"/>
        </w:rPr>
      </w:pPr>
    </w:p>
    <w:p w14:paraId="45009B34">
      <w:pPr>
        <w:ind w:left="0" w:leftChars="0" w:firstLine="0" w:firstLineChars="0"/>
        <w:rPr>
          <w:rFonts w:hint="eastAsia"/>
          <w:lang w:val="en-US" w:eastAsia="zh-CN"/>
        </w:rPr>
      </w:pPr>
    </w:p>
    <w:p w14:paraId="266214F7">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12" w:name="_Toc6576"/>
      <w:r>
        <w:rPr>
          <w:rFonts w:hint="eastAsia"/>
          <w:lang w:val="en-US" w:eastAsia="zh-CN"/>
        </w:rPr>
        <w:t>项目计划</w:t>
      </w:r>
      <w:bookmarkEnd w:id="12"/>
    </w:p>
    <w:p w14:paraId="5AE38FA8">
      <w:pPr>
        <w:pStyle w:val="3"/>
        <w:numPr>
          <w:ilvl w:val="0"/>
          <w:numId w:val="0"/>
        </w:numPr>
        <w:bidi w:val="0"/>
        <w:ind w:leftChars="0" w:firstLine="643" w:firstLineChars="200"/>
        <w:rPr>
          <w:rFonts w:hint="default"/>
          <w:lang w:val="en-US" w:eastAsia="zh-CN"/>
        </w:rPr>
      </w:pPr>
      <w:bookmarkStart w:id="13" w:name="_Toc28666"/>
      <w:r>
        <w:rPr>
          <w:rFonts w:hint="eastAsia"/>
          <w:lang w:val="en-US" w:eastAsia="zh-CN"/>
        </w:rPr>
        <w:t>（一）教学内容优化</w:t>
      </w:r>
      <w:bookmarkEnd w:id="13"/>
    </w:p>
    <w:p w14:paraId="4B886805">
      <w:pPr>
        <w:rPr>
          <w:rFonts w:hint="default"/>
          <w:lang w:val="en-US" w:eastAsia="zh-CN"/>
        </w:rPr>
      </w:pPr>
      <w:r>
        <w:rPr>
          <w:rFonts w:hint="default"/>
          <w:lang w:val="en-US" w:eastAsia="zh-CN"/>
        </w:rPr>
        <w:t>本学期，华越体育</w:t>
      </w:r>
      <w:r>
        <w:rPr>
          <w:rFonts w:hint="eastAsia"/>
          <w:lang w:val="en-US" w:eastAsia="zh-CN"/>
        </w:rPr>
        <w:t>旗下“N+”体育品牌师资团队</w:t>
      </w:r>
      <w:r>
        <w:rPr>
          <w:rFonts w:hint="default"/>
          <w:lang w:val="en-US" w:eastAsia="zh-CN"/>
        </w:rPr>
        <w:t>深耕教学一线，以专业自觉推动课堂实践从经验积累向科学育人持续进阶。面对不同学段学生的实际需求，教练们主动优化教学策略，将教育理念精准转化为可操作、有温度的课堂行动。</w:t>
      </w:r>
    </w:p>
    <w:p w14:paraId="3DA50841">
      <w:pPr>
        <w:rPr>
          <w:rFonts w:hint="default"/>
          <w:lang w:val="en-US" w:eastAsia="zh-CN"/>
        </w:rPr>
      </w:pPr>
      <w:r>
        <w:rPr>
          <w:rFonts w:hint="default"/>
          <w:lang w:val="en-US" w:eastAsia="zh-CN"/>
        </w:rPr>
        <w:t>针对中高年级学生在基础训练中易出现的倦怠情绪，</w:t>
      </w:r>
      <w:r>
        <w:rPr>
          <w:rFonts w:hint="eastAsia"/>
          <w:lang w:val="en-US" w:eastAsia="zh-CN"/>
        </w:rPr>
        <w:t>师资团队</w:t>
      </w:r>
      <w:r>
        <w:rPr>
          <w:rFonts w:hint="default"/>
          <w:lang w:val="en-US" w:eastAsia="zh-CN"/>
        </w:rPr>
        <w:t>迅速调整教学设计，在保障技能规范性的前提下，巧妙融入“技能闯关”</w:t>
      </w:r>
      <w:ins w:id="44" w:author="张琦" w:date="2026-01-16T15:26:00Z">
        <w:r>
          <w:rPr>
            <w:rFonts w:hint="eastAsia"/>
            <w:lang w:val="en-US" w:eastAsia="zh-CN"/>
          </w:rPr>
          <w:t>、</w:t>
        </w:r>
      </w:ins>
      <w:r>
        <w:rPr>
          <w:rFonts w:hint="default"/>
          <w:lang w:val="en-US" w:eastAsia="zh-CN"/>
        </w:rPr>
        <w:t>“团队协作接力赛”等游戏化、情境化练习形式，并配套“每周小明星”</w:t>
      </w:r>
      <w:ins w:id="45" w:author="张琦" w:date="2026-01-16T15:26:00Z">
        <w:r>
          <w:rPr>
            <w:rFonts w:hint="eastAsia"/>
            <w:lang w:val="en-US" w:eastAsia="zh-CN"/>
          </w:rPr>
          <w:t>、</w:t>
        </w:r>
      </w:ins>
      <w:r>
        <w:rPr>
          <w:rFonts w:hint="default"/>
          <w:lang w:val="en-US" w:eastAsia="zh-CN"/>
        </w:rPr>
        <w:t>“技能勋章”等阶段性激励机制。此举不仅显著提升课堂参与度，更将抽象的能力目标具象为可感、可及的成长里程碑，有效强化学生的目标意识与内在驱动力。</w:t>
      </w:r>
    </w:p>
    <w:p w14:paraId="6E39E0DA">
      <w:pPr>
        <w:rPr>
          <w:rFonts w:hint="default"/>
          <w:lang w:val="en-US" w:eastAsia="zh-CN"/>
        </w:rPr>
      </w:pPr>
      <w:r>
        <w:rPr>
          <w:rFonts w:hint="default"/>
          <w:lang w:val="en-US" w:eastAsia="zh-CN"/>
        </w:rPr>
        <w:t>面向低年级学生注意力持续时间短、体能储备有限的特点，</w:t>
      </w:r>
      <w:r>
        <w:rPr>
          <w:rFonts w:hint="eastAsia"/>
          <w:lang w:val="en-US" w:eastAsia="zh-CN"/>
        </w:rPr>
        <w:t>师资团队</w:t>
      </w:r>
      <w:r>
        <w:rPr>
          <w:rFonts w:hint="default"/>
          <w:lang w:val="en-US" w:eastAsia="zh-CN"/>
        </w:rPr>
        <w:t>重构课堂结构，摒弃传统长时段单一内容模式，创新采用“模块化微课”设计：每节课划分为4–5个主题明确、时长约5–8分钟的微型单元，通过趣味小游戏、简短总结或动态调节自然衔接。这一节奏安排精准契合儿童认知发展规律，使课堂张弛有度、动静相宜，显著提升教学效率与专注质量。</w:t>
      </w:r>
    </w:p>
    <w:p w14:paraId="641088BF">
      <w:pPr>
        <w:rPr>
          <w:rFonts w:hint="default"/>
          <w:vertAlign w:val="baseline"/>
          <w:lang w:val="en-US" w:eastAsia="zh-CN"/>
        </w:rPr>
      </w:pPr>
      <w:r>
        <w:rPr>
          <w:rFonts w:hint="default"/>
          <w:lang w:val="en-US" w:eastAsia="zh-CN"/>
        </w:rPr>
        <w:t>此系列优化，本质是华越体育“以学定教”质量观的生动诠释。这一蓬勃创新力的背后，是华越体育构建的“教研共生”专业生态。公司总部以“一校一案”机制为支点，搭建跨层级、跨区域的教研共同体：固定开展“磨课赛课”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融合方案）经教研组提炼后，推送至全员学习；更设立“行业标杆对标计划”，系统拆解全国教培机构精品课程内核，引导教练在跨校际、跨领域的思想碰撞中突破认知边界。</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228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32CD72EF">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38" name="图片 38" descr="71eb6f11ec57ffa2a8b996af379f3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1eb6f11ec57ffa2a8b996af379f33b7"/>
                          <pic:cNvPicPr>
                            <a:picLocks noChangeAspect="1"/>
                          </pic:cNvPicPr>
                        </pic:nvPicPr>
                        <pic:blipFill>
                          <a:blip r:embed="rId47"/>
                          <a:stretch>
                            <a:fillRect/>
                          </a:stretch>
                        </pic:blipFill>
                        <pic:spPr>
                          <a:xfrm>
                            <a:off x="0" y="0"/>
                            <a:ext cx="5257800" cy="3505200"/>
                          </a:xfrm>
                          <a:prstGeom prst="rect">
                            <a:avLst/>
                          </a:prstGeom>
                        </pic:spPr>
                      </pic:pic>
                    </a:graphicData>
                  </a:graphic>
                </wp:inline>
              </w:drawing>
            </w:r>
          </w:p>
        </w:tc>
      </w:tr>
      <w:tr w14:paraId="3F16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45616E3E">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493895" cy="3369310"/>
                  <wp:effectExtent l="0" t="0" r="0" b="0"/>
                  <wp:docPr id="31" name="图片 41" descr="56481ae778f2b3a4cceae6b635e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1" descr="56481ae778f2b3a4cceae6b635e66d0f"/>
                          <pic:cNvPicPr>
                            <a:picLocks noChangeAspect="1"/>
                          </pic:cNvPicPr>
                        </pic:nvPicPr>
                        <pic:blipFill>
                          <a:blip r:embed="rId48"/>
                          <a:stretch>
                            <a:fillRect/>
                          </a:stretch>
                        </pic:blipFill>
                        <pic:spPr>
                          <a:xfrm>
                            <a:off x="0" y="0"/>
                            <a:ext cx="4493895" cy="3369310"/>
                          </a:xfrm>
                          <a:prstGeom prst="rect">
                            <a:avLst/>
                          </a:prstGeom>
                          <a:noFill/>
                          <a:ln>
                            <a:noFill/>
                          </a:ln>
                        </pic:spPr>
                      </pic:pic>
                    </a:graphicData>
                  </a:graphic>
                </wp:inline>
              </w:drawing>
            </w:r>
          </w:p>
        </w:tc>
      </w:tr>
    </w:tbl>
    <w:p w14:paraId="4DAA603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4</w:t>
      </w:r>
      <w:r>
        <w:rPr>
          <w:rFonts w:hint="eastAsia"/>
          <w:lang w:eastAsia="zh-CN"/>
        </w:rPr>
        <w:t xml:space="preserve"> 教练磨课</w:t>
      </w:r>
    </w:p>
    <w:p w14:paraId="53589FFF">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学员</w:t>
      </w:r>
      <w:del w:id="46" w:author="张琦" w:date="2026-01-16T15:28:00Z">
        <w:r>
          <w:rPr>
            <w:rFonts w:hint="eastAsia"/>
            <w:lang w:val="en-US" w:eastAsia="zh-CN"/>
          </w:rPr>
          <w:delText>院</w:delText>
        </w:r>
      </w:del>
      <w:r>
        <w:rPr>
          <w:rFonts w:hint="eastAsia"/>
          <w:lang w:val="en-US" w:eastAsia="zh-CN"/>
        </w:rPr>
        <w:t>的运动热情中。</w:t>
      </w:r>
    </w:p>
    <w:p w14:paraId="438311F9">
      <w:pPr>
        <w:pStyle w:val="3"/>
        <w:numPr>
          <w:ilvl w:val="0"/>
          <w:numId w:val="0"/>
        </w:numPr>
        <w:bidi w:val="0"/>
        <w:rPr>
          <w:rFonts w:hint="default"/>
          <w:lang w:val="en-US" w:eastAsia="zh-CN"/>
        </w:rPr>
      </w:pPr>
      <w:bookmarkStart w:id="14" w:name="_Toc30988"/>
      <w:r>
        <w:rPr>
          <w:rFonts w:hint="eastAsia"/>
          <w:lang w:val="en-US" w:eastAsia="zh-CN"/>
        </w:rPr>
        <w:tab/>
      </w:r>
      <w:r>
        <w:rPr>
          <w:rFonts w:hint="eastAsia"/>
          <w:lang w:val="en-US" w:eastAsia="zh-CN"/>
        </w:rPr>
        <w:t xml:space="preserve"> （二）现存挑战分析</w:t>
      </w:r>
      <w:bookmarkEnd w:id="14"/>
    </w:p>
    <w:p w14:paraId="41F06601">
      <w:pPr>
        <w:bidi w:val="0"/>
        <w:rPr>
          <w:rFonts w:hint="default"/>
          <w:lang w:val="en-US" w:eastAsia="zh-CN"/>
        </w:rPr>
      </w:pPr>
      <w:r>
        <w:rPr>
          <w:rFonts w:hint="default"/>
          <w:lang w:val="en-US" w:eastAsia="zh-CN"/>
        </w:rPr>
        <w:t>在服务深化过程中，我们客观面对若干需协同优化的发展性课题：</w:t>
      </w:r>
    </w:p>
    <w:p w14:paraId="1CB71C5B">
      <w:pPr>
        <w:rPr>
          <w:rFonts w:hint="default"/>
          <w:lang w:val="en-US" w:eastAsia="zh-CN"/>
        </w:rPr>
      </w:pPr>
      <w:r>
        <w:rPr>
          <w:rFonts w:hint="default"/>
          <w:lang w:val="en-US" w:eastAsia="zh-CN"/>
        </w:rPr>
        <w:t>其一，师生配比与教学精细化的结构性张力</w:t>
      </w:r>
      <w:r>
        <w:rPr>
          <w:rFonts w:hint="eastAsia"/>
          <w:lang w:val="en-US" w:eastAsia="zh-CN"/>
        </w:rPr>
        <w:t>问题</w:t>
      </w:r>
      <w:r>
        <w:rPr>
          <w:rFonts w:hint="default"/>
          <w:lang w:val="en-US" w:eastAsia="zh-CN"/>
        </w:rPr>
        <w:t>。当前部分班级学员人数较多（尤其入门阶段达20人以上），单名教练在有限课时内难以对每位学生的动作细节进行高频次观察与精准纠偏，一定程度上影响技能习得的规范性与效率。对此，华越体育强化“小班长”机制——在每节课中指定2–3名基础较好、责任心强的学生担任课堂小助手，协助组织分组练习、示范基础动作、提醒安全事项。这一做法不仅有效延伸了教练的指导半径，更在真实情境中培养了学生的责任感与领导意识。同时，课程设计上进一步细化任务指令，采用“口令+</w:t>
      </w:r>
      <w:r>
        <w:rPr>
          <w:rFonts w:hint="eastAsia"/>
          <w:lang w:val="en-US" w:eastAsia="zh-CN"/>
        </w:rPr>
        <w:t>指导</w:t>
      </w:r>
      <w:r>
        <w:rPr>
          <w:rFonts w:hint="default"/>
          <w:lang w:val="en-US" w:eastAsia="zh-CN"/>
        </w:rPr>
        <w:t>”双通道教学，提升学生自主练习的准确性。</w:t>
      </w:r>
    </w:p>
    <w:p w14:paraId="22266D6A">
      <w:pPr>
        <w:rPr>
          <w:rFonts w:hint="default"/>
          <w:lang w:val="en-US" w:eastAsia="zh-CN"/>
        </w:rPr>
      </w:pPr>
      <w:r>
        <w:rPr>
          <w:rFonts w:hint="default"/>
          <w:lang w:val="en-US" w:eastAsia="zh-CN"/>
        </w:rPr>
        <w:t>其二，家校体育育人共识仍有深化空间。尽管多数家庭高度支持，但部分学生因学科辅导或课外班安排冲突导致出勤连续性不足；个别家长对体育在性格塑造、意志锤炼等隐性素养方面的长期价值认知尚浅，课后缺乏有效跟进，影响技能巩固与习惯养成。对此，我们注重通过可见成果传递体育育人价值：在校际联赛、校内展示赛等场合，及时向家长反馈学生表现，特别是团队协作、拼搏精神、规则遵守等非技术维度的成长亮点；当校队取得优异成绩（如区域赛事名次、MVP荣誉等），亦通过学校渠道适度呈现，帮助家长更全面理解体育对孩子综合发展的深远意义。</w:t>
      </w:r>
    </w:p>
    <w:p w14:paraId="3A14B4E6">
      <w:pPr>
        <w:rPr>
          <w:rFonts w:hint="default"/>
          <w:lang w:val="en-US" w:eastAsia="zh-CN"/>
        </w:rPr>
      </w:pPr>
      <w:r>
        <w:rPr>
          <w:rFonts w:hint="default"/>
          <w:lang w:val="en-US" w:eastAsia="zh-CN"/>
        </w:rPr>
        <w:t>这些挑战本质是体教融合纵深推进中的共性课题。华越体育始终以建设性姿态直面问题——因为我们深信，真正的专业主义不在于回避困难，而在于将每个挑战转化为优化服务的支点。在与学校的紧密协同中，我们持续完善“识别-响应-共育”全周期管理机制。每一次对课堂组织的微调、对学生成长亮点的捕捉、对家校沟通契机的把握，都是对“健康第一”教育理念最朴实的践行。未来，我们将继续以专业定力与教育温度，助力体育真正成为五育融合的坚实纽带。</w:t>
      </w:r>
    </w:p>
    <w:p w14:paraId="441F4E4E">
      <w:pPr>
        <w:pStyle w:val="3"/>
        <w:numPr>
          <w:ilvl w:val="0"/>
          <w:numId w:val="0"/>
        </w:numPr>
        <w:bidi w:val="0"/>
        <w:ind w:leftChars="0" w:firstLine="643" w:firstLineChars="200"/>
        <w:rPr>
          <w:rFonts w:hint="default"/>
          <w:lang w:val="en-US" w:eastAsia="zh-CN"/>
        </w:rPr>
      </w:pPr>
      <w:bookmarkStart w:id="15" w:name="_Toc24565"/>
      <w:r>
        <w:rPr>
          <w:rFonts w:hint="eastAsia"/>
          <w:lang w:val="en-US" w:eastAsia="zh-CN"/>
        </w:rPr>
        <w:t>（三）提升数字化服务</w:t>
      </w:r>
      <w:bookmarkEnd w:id="15"/>
    </w:p>
    <w:p w14:paraId="7D5D5E63">
      <w:pPr>
        <w:rPr>
          <w:rFonts w:hint="default"/>
          <w:lang w:val="en-US" w:eastAsia="zh-CN"/>
        </w:rPr>
      </w:pPr>
      <w:r>
        <w:rPr>
          <w:rFonts w:hint="default"/>
          <w:lang w:val="en-US" w:eastAsia="zh-CN"/>
        </w:rPr>
        <w:t>每学期，华越</w:t>
      </w:r>
      <w:r>
        <w:commentReference w:id="23"/>
      </w:r>
      <w:r>
        <w:rPr>
          <w:rFonts w:hint="default"/>
          <w:lang w:val="en-US" w:eastAsia="zh-CN"/>
        </w:rPr>
        <w:t>体育为合作学校定制生成《校园篮球项目成果报告》，并为每一位学员提供个性化、可视化、可追踪的《专业成长报告》，切实做到“一校一汇报、一生一报告”，全面呈现教学成效与个体发展轨迹。</w:t>
      </w:r>
    </w:p>
    <w:p w14:paraId="268BFD29">
      <w:pPr>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团队配合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391FD957">
      <w:pPr>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14EDE845">
      <w:pPr>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五育并举”的智慧育人新生态。</w:t>
      </w:r>
      <w:bookmarkStart w:id="17" w:name="_GoBack"/>
      <w:bookmarkEnd w:id="17"/>
    </w:p>
    <w:tbl>
      <w:tblPr>
        <w:tblStyle w:val="15"/>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5"/>
        <w:gridCol w:w="4227"/>
      </w:tblGrid>
      <w:tr w14:paraId="4D753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noWrap w:val="0"/>
            <w:vAlign w:val="center"/>
          </w:tcPr>
          <w:p w14:paraId="12F5150A">
            <w:pPr>
              <w:bidi w:val="0"/>
              <w:ind w:left="0" w:leftChars="0" w:firstLine="0" w:firstLineChars="0"/>
              <w:jc w:val="center"/>
              <w:rPr>
                <w:rFonts w:hint="default" w:eastAsia="华文仿宋"/>
                <w:color w:val="auto"/>
                <w:vertAlign w:val="baseline"/>
                <w:lang w:val="en-US" w:eastAsia="zh-CN"/>
              </w:rPr>
            </w:pPr>
            <w:r>
              <w:rPr>
                <w:rFonts w:hint="default" w:eastAsia="华文仿宋"/>
                <w:color w:val="auto"/>
                <w:vertAlign w:val="baseline"/>
                <w:lang w:val="en-US" w:eastAsia="zh-CN"/>
              </w:rPr>
              <w:drawing>
                <wp:inline distT="0" distB="0" distL="114300" distR="114300">
                  <wp:extent cx="5271135" cy="2586990"/>
                  <wp:effectExtent l="0" t="0" r="0" b="0"/>
                  <wp:docPr id="32" name="图片 6" descr="6889ec6afe190452e7b5b06b3232d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6889ec6afe190452e7b5b06b3232d2e6"/>
                          <pic:cNvPicPr>
                            <a:picLocks noChangeAspect="1"/>
                          </pic:cNvPicPr>
                        </pic:nvPicPr>
                        <pic:blipFill>
                          <a:blip r:embed="rId49"/>
                          <a:stretch>
                            <a:fillRect/>
                          </a:stretch>
                        </pic:blipFill>
                        <pic:spPr>
                          <a:xfrm>
                            <a:off x="0" y="0"/>
                            <a:ext cx="5271135" cy="2586990"/>
                          </a:xfrm>
                          <a:prstGeom prst="rect">
                            <a:avLst/>
                          </a:prstGeom>
                          <a:noFill/>
                          <a:ln>
                            <a:noFill/>
                          </a:ln>
                        </pic:spPr>
                      </pic:pic>
                    </a:graphicData>
                  </a:graphic>
                </wp:inline>
              </w:drawing>
            </w:r>
          </w:p>
        </w:tc>
      </w:tr>
      <w:tr w14:paraId="4A5E0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5" w:type="dxa"/>
            <w:noWrap w:val="0"/>
            <w:vAlign w:val="center"/>
          </w:tcPr>
          <w:p w14:paraId="74391E49">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46350" cy="3449955"/>
                  <wp:effectExtent l="0" t="0" r="0" b="0"/>
                  <wp:docPr id="33"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33" name="图片 29" descr="5563baee94692198cccfbb0b0b63f318"/>
                          <pic:cNvPicPr/>
                        </pic:nvPicPr>
                        <pic:blipFill>
                          <a:blip r:embed="rId50"/>
                          <a:stretch>
                            <a:fillRect/>
                          </a:stretch>
                        </pic:blipFill>
                        <pic:spPr>
                          <a:xfrm>
                            <a:off x="0" y="0"/>
                            <a:ext cx="2546350" cy="3449955"/>
                          </a:xfrm>
                          <a:prstGeom prst="rect">
                            <a:avLst/>
                          </a:prstGeom>
                          <a:noFill/>
                          <a:ln>
                            <a:noFill/>
                          </a:ln>
                        </pic:spPr>
                      </pic:pic>
                    </a:graphicData>
                  </a:graphic>
                </wp:inline>
              </w:drawing>
            </w:r>
          </w:p>
        </w:tc>
        <w:tc>
          <w:tcPr>
            <w:tcW w:w="4227" w:type="dxa"/>
            <w:noWrap w:val="0"/>
            <w:vAlign w:val="center"/>
          </w:tcPr>
          <w:p w14:paraId="0DC1FCD0">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319020" cy="3544570"/>
                  <wp:effectExtent l="0" t="0" r="0" b="0"/>
                  <wp:docPr id="34" name="图片 44" descr="小程序2"/>
                  <wp:cNvGraphicFramePr/>
                  <a:graphic xmlns:a="http://schemas.openxmlformats.org/drawingml/2006/main">
                    <a:graphicData uri="http://schemas.openxmlformats.org/drawingml/2006/picture">
                      <pic:pic xmlns:pic="http://schemas.openxmlformats.org/drawingml/2006/picture">
                        <pic:nvPicPr>
                          <pic:cNvPr id="34" name="图片 44" descr="小程序2"/>
                          <pic:cNvPicPr/>
                        </pic:nvPicPr>
                        <pic:blipFill>
                          <a:blip r:embed="rId51"/>
                          <a:stretch>
                            <a:fillRect/>
                          </a:stretch>
                        </pic:blipFill>
                        <pic:spPr>
                          <a:xfrm>
                            <a:off x="0" y="0"/>
                            <a:ext cx="2319020" cy="3544570"/>
                          </a:xfrm>
                          <a:prstGeom prst="rect">
                            <a:avLst/>
                          </a:prstGeom>
                          <a:noFill/>
                          <a:ln>
                            <a:noFill/>
                          </a:ln>
                        </pic:spPr>
                      </pic:pic>
                    </a:graphicData>
                  </a:graphic>
                </wp:inline>
              </w:drawing>
            </w:r>
          </w:p>
        </w:tc>
      </w:tr>
    </w:tbl>
    <w:p w14:paraId="785FC1C1">
      <w:pPr>
        <w:pStyle w:val="5"/>
        <w:ind w:left="0" w:leftChars="0" w:firstLine="0" w:firstLineChars="0"/>
        <w:jc w:val="center"/>
        <w:rPr>
          <w:rFonts w:hint="eastAsia" w:eastAsia="宋体"/>
          <w:lang w:eastAsia="zh-CN"/>
        </w:rPr>
      </w:pPr>
      <w:r>
        <w:t xml:space="preserve">图 </w:t>
      </w:r>
      <w:r>
        <w:rPr>
          <w:rFonts w:hint="eastAsia"/>
          <w:lang w:val="en-US" w:eastAsia="zh-CN"/>
        </w:rPr>
        <w:t>15</w:t>
      </w:r>
      <w:r>
        <w:rPr>
          <w:rFonts w:hint="eastAsia"/>
          <w:lang w:eastAsia="zh-CN"/>
        </w:rPr>
        <w:t xml:space="preserve"> 数字化平台建设</w:t>
      </w:r>
    </w:p>
    <w:p w14:paraId="0E1E79C7">
      <w:pPr>
        <w:ind w:firstLine="1280" w:firstLineChars="400"/>
        <w:rPr>
          <w:del w:id="47" w:author="张琦" w:date="2026-01-16T15:36:00Z"/>
          <w:rFonts w:hint="default"/>
          <w:lang w:val="en-US" w:eastAsia="zh-CN"/>
        </w:rPr>
      </w:pPr>
    </w:p>
    <w:p w14:paraId="7580A528">
      <w:pPr>
        <w:pStyle w:val="3"/>
        <w:numPr>
          <w:ilvl w:val="0"/>
          <w:numId w:val="0"/>
        </w:numPr>
        <w:bidi w:val="0"/>
        <w:ind w:leftChars="0" w:firstLine="643" w:firstLineChars="200"/>
        <w:rPr>
          <w:rFonts w:hint="default"/>
          <w:lang w:val="en-US" w:eastAsia="zh-CN"/>
        </w:rPr>
      </w:pPr>
      <w:bookmarkStart w:id="16" w:name="_Toc29455"/>
      <w:r>
        <w:rPr>
          <w:rFonts w:hint="eastAsia"/>
          <w:lang w:val="en-US" w:eastAsia="zh-CN"/>
        </w:rPr>
        <w:t>（四）未来建设愿景</w:t>
      </w:r>
      <w:bookmarkEnd w:id="16"/>
    </w:p>
    <w:p w14:paraId="4304136B">
      <w:pPr>
        <w:rPr>
          <w:rFonts w:hint="default"/>
          <w:lang w:val="en-US" w:eastAsia="zh-CN"/>
        </w:rPr>
      </w:pPr>
      <w:r>
        <w:rPr>
          <w:rFonts w:hint="default"/>
          <w:lang w:val="en-US" w:eastAsia="zh-CN"/>
        </w:rPr>
        <w:t>展望未来，华越体育将立足“立德树人”根本任务，系统构建以篮球运动为载体的全人教育生态。</w:t>
      </w:r>
    </w:p>
    <w:p w14:paraId="54D6C23D">
      <w:pPr>
        <w:rPr>
          <w:rFonts w:hint="default"/>
          <w:lang w:val="en-US" w:eastAsia="zh-CN"/>
        </w:rPr>
      </w:pPr>
      <w:r>
        <w:rPr>
          <w:rFonts w:hint="default"/>
          <w:lang w:val="en-US" w:eastAsia="zh-CN"/>
        </w:rPr>
        <w:t>在学生培养维度，我们聚焦运动习惯养成、心理</w:t>
      </w:r>
      <w:r>
        <w:rPr>
          <w:rFonts w:hint="eastAsia"/>
          <w:lang w:val="en-US" w:eastAsia="zh-CN"/>
        </w:rPr>
        <w:t>素质</w:t>
      </w:r>
      <w:r>
        <w:rPr>
          <w:rFonts w:hint="default"/>
          <w:lang w:val="en-US" w:eastAsia="zh-CN"/>
        </w:rPr>
        <w:t>锤炼与团队精神涵育：通过结构化训练体系，引导学生领悟“胜不骄、败不馁”的竞技哲学，在规则对抗中深化对公平竞争与体育道德的认知；以“尊重、责任、界限”三大核心价值为纲，将尊重裁判与队友的礼仪、岗位职责的担当意识、规则边界的敬畏之心，内化为日常行为准则；同步依托统一</w:t>
      </w:r>
      <w:r>
        <w:rPr>
          <w:rFonts w:hint="eastAsia"/>
          <w:lang w:val="en-US" w:eastAsia="zh-CN"/>
        </w:rPr>
        <w:t>服饰、</w:t>
      </w:r>
      <w:r>
        <w:rPr>
          <w:rFonts w:hint="default"/>
          <w:lang w:val="en-US" w:eastAsia="zh-CN"/>
        </w:rPr>
        <w:t>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55B513E9">
      <w:pPr>
        <w:rPr>
          <w:rFonts w:hint="default"/>
          <w:lang w:val="en-US" w:eastAsia="zh-CN"/>
        </w:rPr>
      </w:pPr>
      <w:r>
        <w:rPr>
          <w:rFonts w:hint="default"/>
          <w:lang w:val="en-US" w:eastAsia="zh-CN"/>
        </w:rPr>
        <w:t>在协同共建层面，我们致力于打破服务边界，与学校、家庭、学生合力共筑</w:t>
      </w:r>
      <w:r>
        <w:rPr>
          <w:rFonts w:hint="eastAsia"/>
          <w:lang w:val="en-US" w:eastAsia="zh-CN"/>
        </w:rPr>
        <w:t>齐</w:t>
      </w:r>
      <w:r>
        <w:rPr>
          <w:rFonts w:hint="default"/>
          <w:lang w:val="en-US" w:eastAsia="zh-CN"/>
        </w:rPr>
        <w:t>育人：与学校深度协同，推动篮球课程融入校园文化肌理——将体育节、班级联赛等平台转化为展示校风校貌的窗口，</w:t>
      </w:r>
      <w:r>
        <w:rPr>
          <w:rFonts w:hint="eastAsia"/>
          <w:lang w:val="en-US" w:eastAsia="zh-CN"/>
        </w:rPr>
        <w:t>让</w:t>
      </w:r>
      <w:r>
        <w:rPr>
          <w:rFonts w:hint="default"/>
          <w:lang w:val="en-US" w:eastAsia="zh-CN"/>
        </w:rPr>
        <w:t>运动场成为彰显集体荣誉与精神风貌的育人阵地；与家长携手共育，通过定制化家长会、沉浸式比赛观摩，传递“体育即人格教育”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教练主导”向“学生自治”传承演进，最终形成生生不息的运动共同体。</w:t>
      </w:r>
    </w:p>
    <w:p w14:paraId="53FF9F25">
      <w:r>
        <w:rPr>
          <w:rFonts w:hint="default"/>
          <w:lang w:val="en-US" w:eastAsia="zh-CN"/>
        </w:rPr>
        <w:t>这一愿景的本质，是将体育从单一技能传授升维至生命教育的高度。华越体育愿以专业定力与创新实践，助力学校构建“五育融合”的鲜活样本——当每一次传球传递信任，每一次跌倒重拾勇气，我们便在细微处播种健全人格的种子，为培养德智体美劳全面发展的时代新人贡献国企力量。</w:t>
      </w:r>
    </w:p>
    <w:sectPr>
      <w:headerReference r:id="rId15" w:type="default"/>
      <w:footerReference r:id="rId16"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贞颖" w:date="2026-01-16T17:29:00Z" w:initials="">
    <w:p w14:paraId="36A262F2">
      <w:pPr>
        <w:pStyle w:val="6"/>
        <w:rPr>
          <w:rFonts w:hint="default" w:eastAsia="华文仿宋"/>
          <w:lang w:val="en-US" w:eastAsia="zh-CN"/>
        </w:rPr>
      </w:pPr>
      <w:r>
        <w:rPr>
          <w:rFonts w:hint="eastAsia"/>
          <w:lang w:val="en-US" w:eastAsia="zh-CN"/>
        </w:rPr>
        <w:t>空两格，以下标题同样，请检查</w:t>
      </w:r>
    </w:p>
  </w:comment>
  <w:comment w:id="1" w:author="王贞颖" w:date="2026-01-16T16:58:00Z" w:initials="">
    <w:p w14:paraId="07D608C5">
      <w:pPr>
        <w:pStyle w:val="6"/>
        <w:rPr>
          <w:rFonts w:hint="eastAsia" w:eastAsia="华文仿宋"/>
          <w:lang w:val="en-US" w:eastAsia="zh-CN"/>
        </w:rPr>
      </w:pPr>
      <w:r>
        <w:rPr>
          <w:rFonts w:hint="eastAsia"/>
          <w:lang w:val="en-US" w:eastAsia="zh-CN"/>
        </w:rPr>
        <w:t>删除</w:t>
      </w:r>
    </w:p>
  </w:comment>
  <w:comment w:id="2" w:author="王贞颖" w:date="2026-01-16T16:58:00Z" w:initials="">
    <w:p w14:paraId="7D8F042A">
      <w:pPr>
        <w:pStyle w:val="6"/>
        <w:rPr>
          <w:rFonts w:hint="default" w:eastAsia="华文仿宋"/>
          <w:lang w:val="en-US" w:eastAsia="zh-CN"/>
        </w:rPr>
      </w:pPr>
      <w:r>
        <w:rPr>
          <w:rFonts w:hint="eastAsia"/>
          <w:lang w:val="en-US" w:eastAsia="zh-CN"/>
        </w:rPr>
        <w:t>9改成3</w:t>
      </w:r>
    </w:p>
  </w:comment>
  <w:comment w:id="3" w:author="王贞颖" w:date="2026-01-16T17:02:00Z" w:initials="">
    <w:p w14:paraId="39739E25">
      <w:pPr>
        <w:pStyle w:val="6"/>
      </w:pPr>
      <w:r>
        <w:annotationRef/>
      </w:r>
    </w:p>
  </w:comment>
  <w:comment w:id="4" w:author="王贞颖" w:date="2026-01-16T16:59:00Z" w:initials="">
    <w:p w14:paraId="571C7BB9">
      <w:pPr>
        <w:pStyle w:val="6"/>
      </w:pPr>
      <w:r>
        <w:annotationRef/>
      </w:r>
    </w:p>
  </w:comment>
  <w:comment w:id="5" w:author="王贞颖" w:date="2026-01-16T17:02:00Z" w:initials="">
    <w:p w14:paraId="6AFD10F9">
      <w:pPr>
        <w:pStyle w:val="6"/>
        <w:rPr>
          <w:rFonts w:hint="default" w:eastAsia="华文仿宋"/>
          <w:lang w:val="en-US" w:eastAsia="zh-CN"/>
        </w:rPr>
      </w:pPr>
      <w:r>
        <w:rPr>
          <w:rFonts w:hint="eastAsia"/>
          <w:lang w:val="en-US" w:eastAsia="zh-CN"/>
        </w:rPr>
        <w:t>上表标红处，每日改成对应周期</w:t>
      </w:r>
    </w:p>
  </w:comment>
  <w:comment w:id="6" w:author="王贞颖" w:date="2026-01-16T17:08:00Z" w:initials="">
    <w:p w14:paraId="7F9B9777">
      <w:pPr>
        <w:pStyle w:val="6"/>
        <w:rPr>
          <w:rFonts w:hint="eastAsia" w:eastAsia="华文仿宋"/>
          <w:lang w:val="en-US" w:eastAsia="zh-CN"/>
        </w:rPr>
      </w:pPr>
      <w:r>
        <w:rPr>
          <w:rFonts w:hint="eastAsia"/>
          <w:lang w:val="en-US" w:eastAsia="zh-CN"/>
        </w:rPr>
        <w:t>删除</w:t>
      </w:r>
    </w:p>
  </w:comment>
  <w:comment w:id="7" w:author="王贞颖" w:date="2026-01-16T17:04:00Z" w:initials="">
    <w:p w14:paraId="74E45048">
      <w:pPr>
        <w:pStyle w:val="6"/>
      </w:pPr>
      <w:r>
        <w:annotationRef/>
      </w:r>
    </w:p>
  </w:comment>
  <w:comment w:id="8" w:author="王贞颖" w:date="2026-01-16T17:06:00Z" w:initials="">
    <w:p w14:paraId="269AB206">
      <w:pPr>
        <w:pStyle w:val="6"/>
        <w:ind w:left="0" w:leftChars="0" w:firstLine="0" w:firstLineChars="0"/>
        <w:rPr>
          <w:rFonts w:hint="default" w:eastAsia="华文仿宋"/>
          <w:lang w:val="en-US" w:eastAsia="zh-CN"/>
        </w:rPr>
      </w:pPr>
      <w:r>
        <w:rPr>
          <w:rFonts w:hint="eastAsia"/>
          <w:lang w:val="en-US" w:eastAsia="zh-CN"/>
        </w:rPr>
        <w:t>删除</w:t>
      </w:r>
    </w:p>
  </w:comment>
  <w:comment w:id="9" w:author="王贞颖" w:date="2026-01-16T17:10:00Z" w:initials="">
    <w:p w14:paraId="6DBD4EFA">
      <w:pPr>
        <w:pStyle w:val="6"/>
      </w:pPr>
      <w:r>
        <w:annotationRef/>
      </w:r>
    </w:p>
  </w:comment>
  <w:comment w:id="10" w:author="王贞颖" w:date="2026-01-16T17:19:00Z" w:initials="">
    <w:p w14:paraId="1774D0DB">
      <w:pPr>
        <w:pStyle w:val="6"/>
      </w:pPr>
      <w:r>
        <w:annotationRef/>
      </w:r>
    </w:p>
  </w:comment>
  <w:comment w:id="11" w:author="王贞颖" w:date="2026-01-16T17:19:00Z" w:initials="">
    <w:p w14:paraId="07D624B7">
      <w:pPr>
        <w:pStyle w:val="6"/>
      </w:pPr>
      <w:r>
        <w:annotationRef/>
      </w:r>
    </w:p>
  </w:comment>
  <w:comment w:id="12" w:author="王贞颖" w:date="2026-01-16T17:22:00Z" w:initials="">
    <w:p w14:paraId="6072B3EB">
      <w:pPr>
        <w:pStyle w:val="6"/>
      </w:pPr>
      <w:r>
        <w:annotationRef/>
      </w:r>
    </w:p>
  </w:comment>
  <w:comment w:id="13" w:author="王贞颖" w:date="2026-01-16T17:21:00Z" w:initials="">
    <w:p w14:paraId="06AEFD64">
      <w:pPr>
        <w:pStyle w:val="6"/>
      </w:pPr>
      <w:r>
        <w:annotationRef/>
      </w:r>
    </w:p>
  </w:comment>
  <w:comment w:id="14" w:author="王贞颖" w:date="2026-01-16T17:31:00Z" w:initials="">
    <w:p w14:paraId="3FE08ED4">
      <w:pPr>
        <w:pStyle w:val="6"/>
        <w:rPr>
          <w:rFonts w:hint="default" w:eastAsia="华文仿宋"/>
          <w:lang w:val="en-US" w:eastAsia="zh-CN"/>
        </w:rPr>
      </w:pPr>
      <w:r>
        <w:rPr>
          <w:rFonts w:hint="eastAsia"/>
          <w:lang w:val="en-US" w:eastAsia="zh-CN"/>
        </w:rPr>
        <w:t>标题前空两格，以下标题同样</w:t>
      </w:r>
    </w:p>
  </w:comment>
  <w:comment w:id="15" w:author="王贞颖" w:date="2026-01-16T17:26:00Z" w:initials="">
    <w:p w14:paraId="394AF188">
      <w:pPr>
        <w:pStyle w:val="6"/>
      </w:pPr>
      <w:r>
        <w:annotationRef/>
      </w:r>
    </w:p>
  </w:comment>
  <w:comment w:id="16" w:author="王贞颖" w:date="2026-01-16T17:27:00Z" w:initials="">
    <w:p w14:paraId="2BC01BB0">
      <w:pPr>
        <w:pStyle w:val="6"/>
      </w:pPr>
      <w:r>
        <w:annotationRef/>
      </w:r>
    </w:p>
  </w:comment>
  <w:comment w:id="17" w:author="王贞颖" w:date="2026-01-16T17:28:00Z" w:initials="">
    <w:p w14:paraId="2292597B">
      <w:pPr>
        <w:pStyle w:val="6"/>
        <w:rPr>
          <w:rFonts w:hint="default" w:eastAsia="华文仿宋"/>
          <w:lang w:val="en-US" w:eastAsia="zh-CN"/>
        </w:rPr>
      </w:pPr>
      <w:r>
        <w:rPr>
          <w:rFonts w:hint="eastAsia"/>
          <w:lang w:val="en-US" w:eastAsia="zh-CN"/>
        </w:rPr>
        <w:t>删</w:t>
      </w:r>
    </w:p>
  </w:comment>
  <w:comment w:id="18" w:author="王贞颖" w:date="2026-01-16T17:42:00Z" w:initials="">
    <w:p w14:paraId="5AA2AAE8">
      <w:pPr>
        <w:pStyle w:val="6"/>
        <w:rPr>
          <w:rFonts w:hint="eastAsia" w:eastAsia="华文仿宋"/>
          <w:lang w:val="en-US" w:eastAsia="zh-CN"/>
        </w:rPr>
      </w:pPr>
      <w:r>
        <w:rPr>
          <w:rFonts w:hint="eastAsia"/>
          <w:lang w:val="en-US" w:eastAsia="zh-CN"/>
        </w:rPr>
        <w:t>删</w:t>
      </w:r>
    </w:p>
  </w:comment>
  <w:comment w:id="19" w:author="王贞颖" w:date="2026-01-16T17:45:00Z" w:initials="">
    <w:p w14:paraId="5C03CF76">
      <w:pPr>
        <w:pStyle w:val="6"/>
      </w:pPr>
      <w:r>
        <w:rPr>
          <w:rFonts w:hint="eastAsia"/>
          <w:color w:val="auto"/>
          <w:lang w:val="en-US" w:eastAsia="zh-CN"/>
        </w:rPr>
        <w:t>删除 我们</w:t>
      </w:r>
    </w:p>
  </w:comment>
  <w:comment w:id="20" w:author="王贞颖" w:date="2026-01-16T17:46:00Z" w:initials="">
    <w:p w14:paraId="31711C1A">
      <w:pPr>
        <w:pStyle w:val="6"/>
      </w:pPr>
      <w:r>
        <w:rPr>
          <w:rFonts w:hint="eastAsia"/>
          <w:color w:val="auto"/>
          <w:lang w:val="en-US" w:eastAsia="zh-CN"/>
        </w:rPr>
        <w:t>删除战略</w:t>
      </w:r>
    </w:p>
  </w:comment>
  <w:comment w:id="21" w:author="王贞颖" w:date="2026-01-16T17:50:00Z" w:initials="">
    <w:p w14:paraId="409F5450">
      <w:pPr>
        <w:pStyle w:val="6"/>
        <w:rPr>
          <w:rFonts w:hint="eastAsia" w:eastAsia="华文仿宋"/>
          <w:lang w:val="en-US" w:eastAsia="zh-CN"/>
        </w:rPr>
      </w:pPr>
      <w:r>
        <w:rPr>
          <w:rFonts w:hint="eastAsia"/>
          <w:lang w:val="en-US" w:eastAsia="zh-CN"/>
        </w:rPr>
        <w:t>空两格</w:t>
      </w:r>
    </w:p>
  </w:comment>
  <w:comment w:id="22" w:author="王贞颖" w:date="2026-01-16T17:54:00Z" w:initials="">
    <w:p w14:paraId="21DA6A4F">
      <w:pPr>
        <w:pStyle w:val="6"/>
        <w:rPr>
          <w:rFonts w:hint="default" w:eastAsia="华文仿宋"/>
          <w:lang w:val="en-US" w:eastAsia="zh-CN"/>
        </w:rPr>
      </w:pPr>
      <w:r>
        <w:rPr>
          <w:rFonts w:hint="eastAsia"/>
          <w:lang w:val="en-US" w:eastAsia="zh-CN"/>
        </w:rPr>
        <w:t>序号更改</w:t>
      </w:r>
    </w:p>
  </w:comment>
  <w:comment w:id="23" w:author="王贞颖" w:date="2026-01-16T18:07:00Z" w:initials="">
    <w:p w14:paraId="7F301DA4">
      <w:pPr>
        <w:pStyle w:val="6"/>
        <w:rPr>
          <w:rFonts w:hint="default" w:eastAsia="华文仿宋"/>
          <w:lang w:val="en-US" w:eastAsia="zh-CN"/>
        </w:rPr>
      </w:pPr>
      <w:r>
        <w:rPr>
          <w:rFonts w:hint="eastAsia"/>
          <w:lang w:val="en-US" w:eastAsia="zh-CN"/>
        </w:rPr>
        <w:t xml:space="preserve">删除 </w:t>
      </w:r>
      <w:r>
        <w:rPr>
          <w:rFonts w:hint="default"/>
          <w:lang w:val="en-US" w:eastAsia="zh-CN"/>
        </w:rPr>
        <w:t>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A262F2" w15:done="0"/>
  <w15:commentEx w15:paraId="07D608C5" w15:done="0"/>
  <w15:commentEx w15:paraId="7D8F042A" w15:done="0"/>
  <w15:commentEx w15:paraId="39739E25" w15:done="0"/>
  <w15:commentEx w15:paraId="571C7BB9" w15:done="0"/>
  <w15:commentEx w15:paraId="6AFD10F9" w15:done="0"/>
  <w15:commentEx w15:paraId="7F9B9777" w15:done="0"/>
  <w15:commentEx w15:paraId="74E45048" w15:done="0"/>
  <w15:commentEx w15:paraId="269AB206" w15:done="0"/>
  <w15:commentEx w15:paraId="6DBD4EFA" w15:done="0"/>
  <w15:commentEx w15:paraId="1774D0DB" w15:done="0"/>
  <w15:commentEx w15:paraId="07D624B7" w15:done="0"/>
  <w15:commentEx w15:paraId="6072B3EB" w15:done="0"/>
  <w15:commentEx w15:paraId="06AEFD64" w15:done="0"/>
  <w15:commentEx w15:paraId="3FE08ED4" w15:done="0"/>
  <w15:commentEx w15:paraId="394AF188" w15:done="0"/>
  <w15:commentEx w15:paraId="2BC01BB0" w15:done="0"/>
  <w15:commentEx w15:paraId="2292597B" w15:done="0"/>
  <w15:commentEx w15:paraId="5AA2AAE8" w15:done="0"/>
  <w15:commentEx w15:paraId="5C03CF76" w15:done="0"/>
  <w15:commentEx w15:paraId="31711C1A" w15:done="0"/>
  <w15:commentEx w15:paraId="409F5450" w15:done="0"/>
  <w15:commentEx w15:paraId="21DA6A4F" w15:done="0"/>
  <w15:commentEx w15:paraId="7F301D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587FC">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B50E87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xIPNWOgIAAHEEAAAOAAAAAAAAAAEAIAAAAB8BAABkcnMvZTJvRG9j&#10;LnhtbFBLBQYAAAAABgAGAFkBAADLBQAAAAA=&#10;">
              <v:fill on="f" focussize="0,0"/>
              <v:stroke on="f" weight="0.5pt"/>
              <v:imagedata o:title=""/>
              <o:lock v:ext="edit" aspectratio="f"/>
              <v:textbox inset="0mm,0mm,0mm,0mm" style="mso-fit-shape-to-text:t;">
                <w:txbxContent>
                  <w:p w14:paraId="2B50E875">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D39A1">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AA0EC">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19B73F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f25dc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Ef25dc5AgAAcQQAAA4AAAAAAAAAAQAgAAAAHwEAAGRycy9lMm9Eb2Mu&#10;eG1sUEsFBgAAAAAGAAYAWQEAAMoFAAAAAA==&#10;">
              <v:fill on="f" focussize="0,0"/>
              <v:stroke on="f" weight="0.5pt"/>
              <v:imagedata o:title=""/>
              <o:lock v:ext="edit" aspectratio="f"/>
              <v:textbox inset="0mm,0mm,0mm,0mm" style="mso-fit-shape-to-text:t;">
                <w:txbxContent>
                  <w:p w14:paraId="619B73F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242C6">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7160B">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88E34FC">
                          <w:pPr>
                            <w:pStyle w:val="9"/>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Rs1ek6AgAAcQQAAA4AAABkcnMvZTJvRG9jLnhtbK1UzY7TMBC+I/EO&#10;lu80aVcs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AkbNXpOgIAAHEEAAAOAAAAAAAAAAEAIAAAAB8BAABkcnMvZTJvRG9j&#10;LnhtbFBLBQYAAAAABgAGAFkBAADLBQAAAAA=&#10;">
              <v:fill on="f" focussize="0,0"/>
              <v:stroke on="f" weight="0.5pt"/>
              <v:imagedata o:title=""/>
              <o:lock v:ext="edit" aspectratio="f"/>
              <v:textbox inset="0mm,0mm,0mm,0mm" style="mso-fit-shape-to-text:t;">
                <w:txbxContent>
                  <w:p w14:paraId="588E34FC">
                    <w:pPr>
                      <w:pStyle w:val="9"/>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A91E7">
    <w:pPr>
      <w:pStyle w:val="10"/>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5"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d5f8194bf58c3f65bfdb8fa98540f37"/>
                  <pic:cNvPicPr>
                    <a:picLocks noChangeAspect="1"/>
                  </pic:cNvPicPr>
                </pic:nvPicPr>
                <pic:blipFill>
                  <a:blip r:embed="rId1"/>
                  <a:srcRect l="17384" t="30318" r="19386" b="36176"/>
                  <a:stretch>
                    <a:fillRect/>
                  </a:stretch>
                </pic:blipFill>
                <pic:spPr>
                  <a:xfrm>
                    <a:off x="0" y="0"/>
                    <a:ext cx="1971675" cy="575310"/>
                  </a:xfrm>
                  <a:prstGeom prst="rect">
                    <a:avLst/>
                  </a:prstGeom>
                  <a:noFill/>
                  <a:ln>
                    <a:noFill/>
                  </a:ln>
                </pic:spPr>
              </pic:pic>
            </a:graphicData>
          </a:graphic>
        </wp:anchor>
      </w:drawing>
    </w:r>
    <w:r>
      <w:rPr>
        <w:rFonts w:hint="eastAsia" w:eastAsia="宋体"/>
        <w:lang w:val="en-US" w:eastAsia="zh-CN"/>
      </w:rPr>
      <w:t xml:space="preserve">                                                                                                                   </w:t>
    </w:r>
  </w:p>
  <w:p w14:paraId="38D2252B">
    <w:pPr>
      <w:pStyle w:val="10"/>
      <w:pBdr>
        <w:bottom w:val="none" w:color="auto" w:sz="0" w:space="1"/>
      </w:pBdr>
      <w:rPr>
        <w:rFonts w:hint="eastAsia" w:eastAsia="宋体"/>
        <w:lang w:val="en-US" w:eastAsia="zh-CN"/>
      </w:rPr>
    </w:pPr>
  </w:p>
  <w:p w14:paraId="3567B2BA">
    <w:pPr>
      <w:pStyle w:val="10"/>
      <w:pBdr>
        <w:bottom w:val="none" w:color="auto" w:sz="0" w:space="1"/>
      </w:pBdr>
      <w:rPr>
        <w:rFonts w:hint="eastAsia" w:eastAsia="宋体"/>
        <w:lang w:val="en-US" w:eastAsia="zh-CN"/>
      </w:rPr>
    </w:pPr>
  </w:p>
  <w:p w14:paraId="65323C97">
    <w:pPr>
      <w:pStyle w:val="10"/>
      <w:pBdr>
        <w:bottom w:val="none" w:color="auto" w:sz="0" w:space="1"/>
      </w:pBdr>
      <w:rPr>
        <w:rFonts w:hint="eastAsia" w:eastAsia="宋体"/>
        <w:lang w:val="en-US" w:eastAsia="zh-CN"/>
      </w:rPr>
    </w:pPr>
  </w:p>
  <w:p w14:paraId="13116C99">
    <w:pPr>
      <w:pStyle w:val="10"/>
      <w:pBdr>
        <w:bottom w:val="none" w:color="auto" w:sz="0" w:space="1"/>
      </w:pBdr>
      <w:rPr>
        <w:rFonts w:hint="eastAsia" w:eastAsia="宋体"/>
        <w:lang w:val="en-US" w:eastAsia="zh-CN"/>
      </w:rPr>
    </w:pPr>
  </w:p>
  <w:p w14:paraId="53077BB4">
    <w:pPr>
      <w:pStyle w:val="10"/>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C483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47D8">
    <w:pPr>
      <w:pStyle w:val="10"/>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lang w:val="en-US" w:eastAsia="zh-CN"/>
      </w:rPr>
      <w:fldChar w:fldCharType="begin"/>
    </w:r>
    <w:r>
      <w:rPr>
        <w:rFonts w:hint="eastAsia" w:ascii="黑体" w:hAnsi="黑体" w:eastAsia="黑体" w:cs="黑体"/>
        <w:color w:val="000000"/>
        <w:lang w:val="en-US" w:eastAsia="zh-CN"/>
      </w:rPr>
      <w:instrText xml:space="preserve"> STYLEREF "标题 1"  \* MERGEFORMAT </w:instrText>
    </w:r>
    <w:r>
      <w:rPr>
        <w:rFonts w:hint="eastAsia" w:ascii="黑体" w:hAnsi="黑体" w:eastAsia="黑体" w:cs="黑体"/>
        <w:color w:val="000000"/>
        <w:lang w:val="en-US" w:eastAsia="zh-CN"/>
      </w:rPr>
      <w:fldChar w:fldCharType="separate"/>
    </w:r>
    <w:r>
      <w:rPr>
        <w:rFonts w:hint="eastAsia" w:ascii="黑体" w:hAnsi="黑体" w:eastAsia="黑体" w:cs="黑体"/>
        <w:color w:val="000000"/>
        <w:lang w:val="en-US" w:eastAsia="zh-CN"/>
      </w:rPr>
      <w:t>项目计划</w:t>
    </w:r>
    <w:r>
      <w:rPr>
        <w:rFonts w:hint="eastAsia" w:ascii="黑体" w:hAnsi="黑体" w:eastAsia="黑体" w:cs="黑体"/>
        <w:color w:val="000000"/>
        <w:lang w:val="en-US" w:eastAsia="zh-CN"/>
      </w:rPr>
      <w:fldChar w:fldCharType="end"/>
    </w:r>
    <w:r>
      <w:rPr>
        <w:rFonts w:hint="eastAsia" w:ascii="黑体" w:hAnsi="黑体" w:eastAsia="黑体" w:cs="黑体"/>
        <w:color w:val="000000"/>
      </w:rPr>
      <w:tab/>
    </w:r>
    <w:r>
      <w:rPr>
        <w:rFonts w:hint="eastAsia" w:ascii="黑体" w:hAnsi="黑体" w:eastAsia="黑体" w:cs="黑体"/>
        <w:color w:val="000000"/>
      </w:rPr>
      <w:tab/>
    </w:r>
    <w:r>
      <w:rPr>
        <w:rFonts w:hint="eastAsia" w:ascii="黑体" w:hAnsi="黑体" w:eastAsia="黑体" w:cs="黑体"/>
        <w:color w:val="000000"/>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C350E">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9B0D">
    <w:pPr>
      <w:pStyle w:val="10"/>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lang w:val="en-US" w:eastAsia="zh-CN"/>
      </w:rPr>
      <w:fldChar w:fldCharType="begin"/>
    </w:r>
    <w:r>
      <w:rPr>
        <w:rFonts w:hint="eastAsia" w:ascii="黑体" w:hAnsi="黑体" w:eastAsia="黑体" w:cs="黑体"/>
        <w:color w:val="000000"/>
        <w:lang w:val="en-US" w:eastAsia="zh-CN"/>
      </w:rPr>
      <w:instrText xml:space="preserve"> STYLEREF "标题 1"  \* MERGEFORMAT </w:instrText>
    </w:r>
    <w:r>
      <w:rPr>
        <w:rFonts w:hint="eastAsia" w:ascii="黑体" w:hAnsi="黑体" w:eastAsia="黑体" w:cs="黑体"/>
        <w:color w:val="000000"/>
        <w:lang w:val="en-US" w:eastAsia="zh-CN"/>
      </w:rPr>
      <w:fldChar w:fldCharType="separate"/>
    </w:r>
    <w:r>
      <w:rPr>
        <w:rFonts w:hint="eastAsia" w:ascii="黑体" w:hAnsi="黑体" w:eastAsia="黑体" w:cs="黑体"/>
        <w:color w:val="000000"/>
        <w:lang w:val="en-US" w:eastAsia="zh-CN"/>
      </w:rPr>
      <w:t>项目计划</w:t>
    </w:r>
    <w:r>
      <w:rPr>
        <w:rFonts w:hint="eastAsia" w:ascii="黑体" w:hAnsi="黑体" w:eastAsia="黑体" w:cs="黑体"/>
        <w:color w:val="000000"/>
        <w:lang w:val="en-US" w:eastAsia="zh-CN"/>
      </w:rPr>
      <w:fldChar w:fldCharType="end"/>
    </w:r>
    <w:r>
      <w:rPr>
        <w:rFonts w:hint="eastAsia" w:ascii="黑体" w:hAnsi="黑体" w:eastAsia="黑体" w:cs="黑体"/>
        <w:color w:val="000000"/>
      </w:rPr>
      <w:tab/>
    </w:r>
    <w:r>
      <w:rPr>
        <w:rFonts w:hint="eastAsia" w:ascii="黑体" w:hAnsi="黑体" w:eastAsia="黑体" w:cs="黑体"/>
        <w:color w:val="000000"/>
      </w:rPr>
      <w:tab/>
    </w:r>
    <w:r>
      <w:rPr>
        <w:rFonts w:hint="eastAsia" w:ascii="黑体" w:hAnsi="黑体" w:eastAsia="黑体" w:cs="黑体"/>
        <w:color w:val="000000"/>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1">
    <w:nsid w:val="F76AB3B6"/>
    <w:multiLevelType w:val="singleLevel"/>
    <w:tmpl w:val="F76AB3B6"/>
    <w:lvl w:ilvl="0" w:tentative="0">
      <w:start w:val="1"/>
      <w:numFmt w:val="chineseCounting"/>
      <w:pStyle w:val="3"/>
      <w:suff w:val="nothing"/>
      <w:lvlText w:val="（%1）"/>
      <w:lvlJc w:val="left"/>
      <w:pPr>
        <w:ind w:left="0" w:firstLine="0"/>
      </w:pPr>
      <w:rPr>
        <w:rFonts w:hint="eastAsia"/>
      </w:rPr>
    </w:lvl>
  </w:abstractNum>
  <w:abstractNum w:abstractNumId="2">
    <w:nsid w:val="64F6B108"/>
    <w:multiLevelType w:val="singleLevel"/>
    <w:tmpl w:val="64F6B108"/>
    <w:lvl w:ilvl="0" w:tentative="0">
      <w:start w:val="1"/>
      <w:numFmt w:val="decimal"/>
      <w:pStyle w:val="4"/>
      <w:suff w:val="space"/>
      <w:lvlText w:val="%1."/>
      <w:lvlJc w:val="left"/>
      <w:pPr>
        <w:ind w:left="425" w:hanging="425"/>
      </w:pPr>
      <w:rPr>
        <w:rFont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贞颖">
    <w15:presenceInfo w15:providerId="None" w15:userId="王贞颖"/>
  </w15:person>
  <w15:person w15:author="张琦">
    <w15:presenceInfo w15:providerId="None" w15:userId="张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842AF"/>
    <w:rsid w:val="003B72B7"/>
    <w:rsid w:val="06AE3E0A"/>
    <w:rsid w:val="0721638A"/>
    <w:rsid w:val="08F51683"/>
    <w:rsid w:val="09C82B39"/>
    <w:rsid w:val="0AD84D58"/>
    <w:rsid w:val="0B095AB3"/>
    <w:rsid w:val="0B65240B"/>
    <w:rsid w:val="1053405A"/>
    <w:rsid w:val="1147674A"/>
    <w:rsid w:val="12313394"/>
    <w:rsid w:val="14DF1309"/>
    <w:rsid w:val="17F72AB1"/>
    <w:rsid w:val="19866260"/>
    <w:rsid w:val="1A163D48"/>
    <w:rsid w:val="1B0F4108"/>
    <w:rsid w:val="1BE55B1F"/>
    <w:rsid w:val="1F761184"/>
    <w:rsid w:val="23A52A88"/>
    <w:rsid w:val="2563118F"/>
    <w:rsid w:val="25DD6958"/>
    <w:rsid w:val="295355BB"/>
    <w:rsid w:val="296118F6"/>
    <w:rsid w:val="2A705B0F"/>
    <w:rsid w:val="2ACA1641"/>
    <w:rsid w:val="2AD71CE5"/>
    <w:rsid w:val="2D510F65"/>
    <w:rsid w:val="2DBB2B93"/>
    <w:rsid w:val="2EDA50D0"/>
    <w:rsid w:val="32715B68"/>
    <w:rsid w:val="370D12B0"/>
    <w:rsid w:val="388B14B0"/>
    <w:rsid w:val="392A33F1"/>
    <w:rsid w:val="3AD97285"/>
    <w:rsid w:val="3AFC7952"/>
    <w:rsid w:val="3CF655E7"/>
    <w:rsid w:val="3D0D146E"/>
    <w:rsid w:val="3D6B2F4F"/>
    <w:rsid w:val="3E872CA0"/>
    <w:rsid w:val="402F38C3"/>
    <w:rsid w:val="41C45709"/>
    <w:rsid w:val="425F3C2F"/>
    <w:rsid w:val="426B24A7"/>
    <w:rsid w:val="42B032DA"/>
    <w:rsid w:val="430A161B"/>
    <w:rsid w:val="44F50DDB"/>
    <w:rsid w:val="45AF27D7"/>
    <w:rsid w:val="4740402F"/>
    <w:rsid w:val="477842AF"/>
    <w:rsid w:val="47F81D88"/>
    <w:rsid w:val="482824D8"/>
    <w:rsid w:val="485B5375"/>
    <w:rsid w:val="4A3F72C9"/>
    <w:rsid w:val="4A8D525B"/>
    <w:rsid w:val="4BB70638"/>
    <w:rsid w:val="4CD4180D"/>
    <w:rsid w:val="4F196905"/>
    <w:rsid w:val="50C4319D"/>
    <w:rsid w:val="5160618F"/>
    <w:rsid w:val="520619D1"/>
    <w:rsid w:val="523A073B"/>
    <w:rsid w:val="52744A08"/>
    <w:rsid w:val="57415D73"/>
    <w:rsid w:val="58AD2B61"/>
    <w:rsid w:val="59777658"/>
    <w:rsid w:val="5C2E290C"/>
    <w:rsid w:val="5CE727F2"/>
    <w:rsid w:val="5D987886"/>
    <w:rsid w:val="5F8579CB"/>
    <w:rsid w:val="616B7AA3"/>
    <w:rsid w:val="617C568D"/>
    <w:rsid w:val="64744D5D"/>
    <w:rsid w:val="67DC213A"/>
    <w:rsid w:val="6D081BCB"/>
    <w:rsid w:val="72DF09EF"/>
    <w:rsid w:val="72E06F73"/>
    <w:rsid w:val="74DA6632"/>
    <w:rsid w:val="773B5F52"/>
    <w:rsid w:val="7ACA4D46"/>
    <w:rsid w:val="7B223EB4"/>
    <w:rsid w:val="7B6B629C"/>
    <w:rsid w:val="7D6774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val="0"/>
      <w:snapToGrid w:val="0"/>
      <w:spacing w:line="360" w:lineRule="auto"/>
      <w:ind w:firstLine="640" w:firstLineChars="200"/>
      <w:jc w:val="both"/>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link w:val="18"/>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kern w:val="44"/>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0"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hanging="425" w:firstLineChars="0"/>
      <w:outlineLvl w:val="2"/>
    </w:pPr>
    <w:rPr>
      <w:rFonts w:eastAsia="黑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qFormat/>
    <w:uiPriority w:val="0"/>
    <w:rPr>
      <w:rFonts w:ascii="Arial" w:hAnsi="Arial" w:eastAsia="Arial" w:cs="Arial"/>
      <w:sz w:val="21"/>
      <w:szCs w:val="21"/>
      <w:lang w:val="en-US" w:eastAsia="en-US" w:bidi="ar-SA"/>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customStyle="1" w:styleId="18">
    <w:name w:val="标题 1 Char"/>
    <w:link w:val="2"/>
    <w:qFormat/>
    <w:uiPriority w:val="0"/>
    <w:rPr>
      <w:rFonts w:ascii="黑体" w:hAnsi="黑体" w:eastAsia="黑体"/>
      <w:b/>
      <w:color w:val="000000"/>
      <w:kern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footnotes" Target="footnotes.xml"/><Relationship Id="rId49" Type="http://schemas.openxmlformats.org/officeDocument/2006/relationships/image" Target="media/image33.pn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microsoft.com/office/2011/relationships/commentsExtended" Target="commentsExtended.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comments" Target="comments.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pn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5260</Words>
  <Characters>5398</Characters>
  <Lines>0</Lines>
  <Paragraphs>0</Paragraphs>
  <TotalTime>59</TotalTime>
  <ScaleCrop>false</ScaleCrop>
  <LinksUpToDate>false</LinksUpToDate>
  <CharactersWithSpaces>5450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2026-01-08T05:39:00Z</dcterms:created>
  <dc:creator>王俊</dc:creator>
  <cp:lastModifiedBy>张琦</cp:lastModifiedBy>
  <dcterms:modified xsi:type="dcterms:W3CDTF">2026-01-27T06:26:30Z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87836F8E911A455E943432012EDF8CE3_13</vt:lpwstr>
  </property>
  <property fmtid="{D5CDD505-2E9C-101B-9397-08002B2CF9AE}" pid="4" name="KSOTemplateDocerSaveRecord">
    <vt:lpwstr>eyJoZGlkIjoiZTBhMGQ3Y2UzMDU4Zjk5ZDRkY2IwNjE2NGUwYjA0NjciLCJ1c2VySWQiOiIxNTU1MjU1NjI3In0=</vt:lpwstr>
  </property>
</Properties>
</file>